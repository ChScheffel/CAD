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4099A" w14:textId="62314537" w:rsidR="007B5DEB" w:rsidRPr="00EF5D66" w:rsidRDefault="007E0264" w:rsidP="001E245C">
      <w:pPr>
        <w:pStyle w:val="1TUDabsendendeStruktureinheit"/>
        <w:rPr>
          <w:lang w:val="en-GB"/>
        </w:rPr>
        <w:sectPr w:rsidR="007B5DEB" w:rsidRPr="00EF5D66" w:rsidSect="00EF78ED">
          <w:footerReference w:type="default" r:id="rId9"/>
          <w:headerReference w:type="first" r:id="rId10"/>
          <w:footerReference w:type="first" r:id="rId11"/>
          <w:pgSz w:w="11906" w:h="16838" w:code="9"/>
          <w:pgMar w:top="1985" w:right="1134" w:bottom="284" w:left="1701" w:header="1020" w:footer="340" w:gutter="0"/>
          <w:cols w:space="708"/>
          <w:titlePg/>
          <w:docGrid w:linePitch="360"/>
        </w:sectPr>
      </w:pPr>
      <w:r w:rsidRPr="00EF5D66">
        <w:rPr>
          <w:color w:val="727777"/>
        </w:rPr>
        <w:drawing>
          <wp:anchor distT="0" distB="0" distL="114300" distR="114300" simplePos="0" relativeHeight="251663360" behindDoc="0" locked="1" layoutInCell="1" allowOverlap="1" wp14:anchorId="14D77C20" wp14:editId="29C1A70D">
            <wp:simplePos x="0" y="0"/>
            <wp:positionH relativeFrom="page">
              <wp:posOffset>396240</wp:posOffset>
            </wp:positionH>
            <wp:positionV relativeFrom="page">
              <wp:posOffset>485775</wp:posOffset>
            </wp:positionV>
            <wp:extent cx="2059200" cy="597600"/>
            <wp:effectExtent l="0" t="0" r="0" b="0"/>
            <wp:wrapNone/>
            <wp:docPr id="1" name="Grafik 1" descr="Logo der TU Dresden: Schriftzug &quot;Technische Universität Dresden&quot;. Links davon befindet sich ein Achteck, das in zwei Bereiche aufgeteilt ist, die zusammen die Buchstaben &quot;T&quot; und &quot;U&quot; ergeb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D_Logo_HKS 41_cmyk.w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margin">
              <wp14:pctWidth>0</wp14:pctWidth>
            </wp14:sizeRelH>
            <wp14:sizeRelV relativeFrom="margin">
              <wp14:pctHeight>0</wp14:pctHeight>
            </wp14:sizeRelV>
          </wp:anchor>
        </w:drawing>
      </w:r>
      <w:r w:rsidR="00E86ABB" w:rsidRPr="00EF5D66">
        <w:rPr>
          <w:lang w:val="en-GB"/>
        </w:rPr>
        <w:t xml:space="preserve"> </w:t>
      </w:r>
      <w:r w:rsidR="005704EA">
        <w:rPr>
          <w:lang w:val="en-GB"/>
        </w:rPr>
        <w:t>School of Science /</w:t>
      </w:r>
      <w:r w:rsidR="00E86ABB" w:rsidRPr="00EF5D66">
        <w:rPr>
          <w:lang w:val="en-GB"/>
        </w:rPr>
        <w:t>Faculty of Psychology</w:t>
      </w:r>
      <w:r w:rsidR="005704EA">
        <w:rPr>
          <w:lang w:val="en-GB"/>
        </w:rPr>
        <w:t xml:space="preserve"> / </w:t>
      </w:r>
      <w:r w:rsidR="005704EA" w:rsidRPr="00EF5D66">
        <w:rPr>
          <w:lang w:val="en-GB"/>
        </w:rPr>
        <w:t>Chair of Differential and Personality Psychology,</w:t>
      </w:r>
    </w:p>
    <w:p w14:paraId="48915374" w14:textId="49F03618" w:rsidR="005878C7" w:rsidRPr="00EF5D66" w:rsidRDefault="005878C7" w:rsidP="00F26D0C">
      <w:pPr>
        <w:pStyle w:val="2TUDAdressfeldTUD"/>
        <w:rPr>
          <w:lang w:val="en-GB"/>
        </w:rPr>
      </w:pPr>
    </w:p>
    <w:p w14:paraId="0A3B6262" w14:textId="0B9AF0A1" w:rsidR="00414B63" w:rsidRPr="00EF5D66" w:rsidRDefault="00E86ABB" w:rsidP="00414B63">
      <w:pPr>
        <w:pStyle w:val="3TUDAdressfeldAnschrift"/>
        <w:rPr>
          <w:lang w:val="en-GB"/>
        </w:rPr>
      </w:pPr>
      <w:r w:rsidRPr="00EF5D66">
        <w:rPr>
          <w:lang w:val="en-GB"/>
        </w:rPr>
        <w:t xml:space="preserve">Dr. </w:t>
      </w:r>
      <w:proofErr w:type="spellStart"/>
      <w:r w:rsidRPr="00EF5D66">
        <w:rPr>
          <w:lang w:val="en-GB"/>
        </w:rPr>
        <w:t>Stavroula</w:t>
      </w:r>
      <w:proofErr w:type="spellEnd"/>
      <w:r w:rsidRPr="00EF5D66">
        <w:rPr>
          <w:lang w:val="en-GB"/>
        </w:rPr>
        <w:t xml:space="preserve"> </w:t>
      </w:r>
      <w:proofErr w:type="spellStart"/>
      <w:r w:rsidRPr="00EF5D66">
        <w:rPr>
          <w:lang w:val="en-GB"/>
        </w:rPr>
        <w:t>Kousta</w:t>
      </w:r>
      <w:proofErr w:type="spellEnd"/>
      <w:r w:rsidR="0010026E" w:rsidRPr="00EF5D66">
        <w:rPr>
          <w:lang w:val="en-GB"/>
        </w:rPr>
        <w:br/>
      </w:r>
      <w:r w:rsidRPr="00EF5D66">
        <w:rPr>
          <w:lang w:val="en-GB"/>
        </w:rPr>
        <w:t>Chief Editor</w:t>
      </w:r>
      <w:r w:rsidR="0010026E" w:rsidRPr="00EF5D66">
        <w:rPr>
          <w:lang w:val="en-GB"/>
        </w:rPr>
        <w:br/>
      </w:r>
      <w:r w:rsidRPr="00EF5D66">
        <w:rPr>
          <w:i/>
          <w:lang w:val="en-GB"/>
        </w:rPr>
        <w:t>Nature Human Behaviour</w:t>
      </w:r>
    </w:p>
    <w:p w14:paraId="0F7C5FAB" w14:textId="2357A03A" w:rsidR="00CD3382" w:rsidRPr="005704EA" w:rsidRDefault="006D1E0C" w:rsidP="00E86ABB">
      <w:pPr>
        <w:pStyle w:val="4TUDKontaktangaben"/>
      </w:pPr>
      <w:r w:rsidRPr="005704EA">
        <w:br w:type="column"/>
      </w:r>
      <w:commentRangeStart w:id="0"/>
      <w:r w:rsidR="00E86ABB" w:rsidRPr="005704EA">
        <w:t>Name</w:t>
      </w:r>
      <w:r w:rsidRPr="005704EA">
        <w:t>:</w:t>
      </w:r>
      <w:r w:rsidRPr="005704EA">
        <w:tab/>
      </w:r>
      <w:r w:rsidR="00E86ABB" w:rsidRPr="005704EA">
        <w:t xml:space="preserve">Josephine Zerna, </w:t>
      </w:r>
      <w:proofErr w:type="spellStart"/>
      <w:r w:rsidR="00E86ABB" w:rsidRPr="005704EA">
        <w:t>M.Sc</w:t>
      </w:r>
      <w:commentRangeEnd w:id="0"/>
      <w:proofErr w:type="spellEnd"/>
      <w:r w:rsidR="005704EA">
        <w:rPr>
          <w:rStyle w:val="Kommentarzeichen"/>
          <w:color w:val="000000" w:themeColor="text1"/>
        </w:rPr>
        <w:commentReference w:id="0"/>
      </w:r>
      <w:r w:rsidR="00E86ABB" w:rsidRPr="005704EA">
        <w:t>.</w:t>
      </w:r>
    </w:p>
    <w:p w14:paraId="316ED420" w14:textId="0A3F1317" w:rsidR="00CD3382" w:rsidRPr="005704EA" w:rsidRDefault="006D1E0C" w:rsidP="008D367C">
      <w:pPr>
        <w:pStyle w:val="4TUDKontaktangaben"/>
      </w:pPr>
      <w:r w:rsidRPr="005704EA">
        <w:t>E-Mail:</w:t>
      </w:r>
      <w:r w:rsidR="001E245C" w:rsidRPr="005704EA">
        <w:tab/>
      </w:r>
      <w:hyperlink r:id="rId17" w:history="1">
        <w:r w:rsidR="00E86ABB" w:rsidRPr="005704EA">
          <w:rPr>
            <w:rStyle w:val="Hyperlink"/>
          </w:rPr>
          <w:t>josephine.zerna@tu-dresden.de</w:t>
        </w:r>
      </w:hyperlink>
    </w:p>
    <w:p w14:paraId="30CC15C0" w14:textId="6CA5B2E3" w:rsidR="00E86ABB" w:rsidRPr="00EF5D66" w:rsidRDefault="0092272A" w:rsidP="008D367C">
      <w:pPr>
        <w:pStyle w:val="4TUDKontaktangaben"/>
        <w:rPr>
          <w:lang w:val="en-GB"/>
        </w:rPr>
      </w:pPr>
      <w:r w:rsidRPr="00EF5D66">
        <w:rPr>
          <w:lang w:val="en-GB"/>
        </w:rPr>
        <w:t>Location:</w:t>
      </w:r>
      <w:r w:rsidRPr="00EF5D66">
        <w:rPr>
          <w:lang w:val="en-GB"/>
        </w:rPr>
        <w:tab/>
      </w:r>
      <w:r w:rsidR="00E86ABB" w:rsidRPr="00EF5D66">
        <w:rPr>
          <w:lang w:val="en-GB"/>
        </w:rPr>
        <w:t>Dresden, Germany</w:t>
      </w:r>
    </w:p>
    <w:p w14:paraId="4ECAE02F" w14:textId="52E31644" w:rsidR="00E86ABB" w:rsidRPr="00EF5D66" w:rsidRDefault="00E86ABB" w:rsidP="008D367C">
      <w:pPr>
        <w:pStyle w:val="4TUDKontaktangaben"/>
        <w:rPr>
          <w:lang w:val="en-GB"/>
        </w:rPr>
      </w:pPr>
      <w:r w:rsidRPr="00EF5D66">
        <w:rPr>
          <w:lang w:val="en-GB"/>
        </w:rPr>
        <w:t>Date</w:t>
      </w:r>
      <w:r w:rsidR="00A94F30" w:rsidRPr="00EF5D66">
        <w:rPr>
          <w:lang w:val="en-GB"/>
        </w:rPr>
        <w:t>:</w:t>
      </w:r>
      <w:r w:rsidR="00A94F30" w:rsidRPr="00EF5D66">
        <w:rPr>
          <w:lang w:val="en-GB"/>
        </w:rPr>
        <w:tab/>
      </w:r>
      <w:r w:rsidR="001E245C" w:rsidRPr="00EF5D66">
        <w:rPr>
          <w:lang w:val="en-GB"/>
        </w:rPr>
        <w:fldChar w:fldCharType="begin"/>
      </w:r>
      <w:r w:rsidR="001E245C" w:rsidRPr="00EF5D66">
        <w:rPr>
          <w:lang w:val="en-GB"/>
        </w:rPr>
        <w:instrText xml:space="preserve"> TIME \@ "dd.MM.yyyy" </w:instrText>
      </w:r>
      <w:r w:rsidR="001E245C" w:rsidRPr="00EF5D66">
        <w:rPr>
          <w:lang w:val="en-GB"/>
        </w:rPr>
        <w:fldChar w:fldCharType="separate"/>
      </w:r>
      <w:r w:rsidR="005704EA">
        <w:rPr>
          <w:noProof/>
          <w:lang w:val="en-GB"/>
        </w:rPr>
        <w:t>17.02.2022</w:t>
      </w:r>
      <w:r w:rsidR="001E245C" w:rsidRPr="00EF5D66">
        <w:rPr>
          <w:lang w:val="en-GB"/>
        </w:rPr>
        <w:fldChar w:fldCharType="end"/>
      </w:r>
    </w:p>
    <w:p w14:paraId="3DFEBE76" w14:textId="21376486" w:rsidR="00E86ABB" w:rsidRPr="00EF5D66" w:rsidRDefault="00E86ABB" w:rsidP="008D367C">
      <w:pPr>
        <w:pStyle w:val="4TUDKontaktangaben"/>
        <w:rPr>
          <w:lang w:val="en-GB"/>
        </w:rPr>
        <w:sectPr w:rsidR="00E86ABB" w:rsidRPr="00EF5D66" w:rsidSect="001461F3">
          <w:type w:val="continuous"/>
          <w:pgSz w:w="11906" w:h="16838" w:code="9"/>
          <w:pgMar w:top="1985" w:right="1134" w:bottom="284" w:left="1701" w:header="1021" w:footer="1021" w:gutter="0"/>
          <w:cols w:num="2" w:space="1134" w:equalWidth="0">
            <w:col w:w="4253" w:space="1134"/>
            <w:col w:w="3684"/>
          </w:cols>
          <w:titlePg/>
          <w:docGrid w:linePitch="360"/>
        </w:sectPr>
      </w:pPr>
    </w:p>
    <w:p w14:paraId="310D4D6F" w14:textId="6819AE7A" w:rsidR="00594D56" w:rsidRPr="00EF5D66" w:rsidRDefault="00C65C5A" w:rsidP="008D367C">
      <w:pPr>
        <w:pStyle w:val="5TUDBetreffzeile"/>
        <w:rPr>
          <w:lang w:val="en-GB"/>
        </w:rPr>
      </w:pPr>
      <w:r w:rsidRPr="00EF5D66">
        <w:rPr>
          <w:lang w:val="en-GB"/>
        </w:rPr>
        <w:t>Cover Letter for a Stage 1 Registered Report</w:t>
      </w:r>
    </w:p>
    <w:p w14:paraId="66605CBC" w14:textId="75A3EB85" w:rsidR="00594D56" w:rsidRPr="00EF5D66" w:rsidRDefault="00C65C5A" w:rsidP="00594D56">
      <w:pPr>
        <w:rPr>
          <w:lang w:val="en-GB"/>
        </w:rPr>
      </w:pPr>
      <w:r w:rsidRPr="00EF5D66">
        <w:rPr>
          <w:lang w:val="en-GB"/>
        </w:rPr>
        <w:t xml:space="preserve">Dear </w:t>
      </w:r>
      <w:proofErr w:type="spellStart"/>
      <w:r w:rsidRPr="00EF5D66">
        <w:rPr>
          <w:lang w:val="en-GB"/>
        </w:rPr>
        <w:t>Dr.</w:t>
      </w:r>
      <w:proofErr w:type="spellEnd"/>
      <w:r w:rsidRPr="00EF5D66">
        <w:rPr>
          <w:lang w:val="en-GB"/>
        </w:rPr>
        <w:t xml:space="preserve"> </w:t>
      </w:r>
      <w:proofErr w:type="spellStart"/>
      <w:r w:rsidRPr="00EF5D66">
        <w:rPr>
          <w:lang w:val="en-GB"/>
        </w:rPr>
        <w:t>Kousta</w:t>
      </w:r>
      <w:proofErr w:type="spellEnd"/>
      <w:r w:rsidR="00594D56" w:rsidRPr="00EF5D66">
        <w:rPr>
          <w:lang w:val="en-GB"/>
        </w:rPr>
        <w:t xml:space="preserve">, </w:t>
      </w:r>
    </w:p>
    <w:p w14:paraId="330D07D2" w14:textId="77777777" w:rsidR="00E86ABB" w:rsidRPr="00EF5D66" w:rsidRDefault="00E86ABB" w:rsidP="00E86ABB">
      <w:pPr>
        <w:jc w:val="both"/>
        <w:rPr>
          <w:lang w:val="en-GB"/>
        </w:rPr>
      </w:pPr>
      <w:r w:rsidRPr="00EF5D66">
        <w:rPr>
          <w:lang w:val="en-GB"/>
        </w:rPr>
        <w:t xml:space="preserve">we would like to submit the Stage 1 Registered Report titled “When easy is not preferred: An effort discounting paradigm for estimating subjective values of tasks” for consideration in </w:t>
      </w:r>
      <w:r w:rsidRPr="005704EA">
        <w:rPr>
          <w:i/>
          <w:iCs/>
          <w:lang w:val="en-GB"/>
          <w:rPrChange w:id="1" w:author="Alex Strobel" w:date="2022-02-17T17:05:00Z">
            <w:rPr>
              <w:lang w:val="en-GB"/>
            </w:rPr>
          </w:rPrChange>
        </w:rPr>
        <w:t>Nature Human Behaviour</w:t>
      </w:r>
      <w:r w:rsidRPr="00EF5D66">
        <w:rPr>
          <w:lang w:val="en-GB"/>
        </w:rPr>
        <w:t>.</w:t>
      </w:r>
    </w:p>
    <w:p w14:paraId="798DE5C7" w14:textId="77777777" w:rsidR="00C14021" w:rsidRDefault="005704EA" w:rsidP="00E86ABB">
      <w:pPr>
        <w:jc w:val="both"/>
        <w:rPr>
          <w:ins w:id="2" w:author="Alex Strobel" w:date="2022-02-17T17:10:00Z"/>
          <w:lang w:val="en-GB"/>
        </w:rPr>
      </w:pPr>
      <w:ins w:id="3" w:author="Alex Strobel" w:date="2022-02-17T17:06:00Z">
        <w:r>
          <w:rPr>
            <w:lang w:val="en-GB"/>
          </w:rPr>
          <w:t xml:space="preserve">In </w:t>
        </w:r>
      </w:ins>
      <w:del w:id="4" w:author="Alex Strobel" w:date="2022-02-17T17:06:00Z">
        <w:r w:rsidR="00E86ABB" w:rsidRPr="00EF5D66" w:rsidDel="005704EA">
          <w:rPr>
            <w:lang w:val="en-GB"/>
          </w:rPr>
          <w:delText xml:space="preserve">Our </w:delText>
        </w:r>
      </w:del>
      <w:ins w:id="5" w:author="Alex Strobel" w:date="2022-02-17T17:06:00Z">
        <w:r>
          <w:rPr>
            <w:lang w:val="en-GB"/>
          </w:rPr>
          <w:t>o</w:t>
        </w:r>
        <w:r w:rsidRPr="00EF5D66">
          <w:rPr>
            <w:lang w:val="en-GB"/>
          </w:rPr>
          <w:t xml:space="preserve">ur </w:t>
        </w:r>
      </w:ins>
      <w:r w:rsidR="00E86ABB" w:rsidRPr="00EF5D66">
        <w:rPr>
          <w:lang w:val="en-GB"/>
        </w:rPr>
        <w:t>study</w:t>
      </w:r>
      <w:ins w:id="6" w:author="Alex Strobel" w:date="2022-02-17T17:06:00Z">
        <w:r>
          <w:rPr>
            <w:lang w:val="en-GB"/>
          </w:rPr>
          <w:t>, we</w:t>
        </w:r>
      </w:ins>
      <w:r w:rsidR="00E86ABB" w:rsidRPr="00EF5D66">
        <w:rPr>
          <w:lang w:val="en-GB"/>
        </w:rPr>
        <w:t xml:space="preserve"> investigate</w:t>
      </w:r>
      <w:ins w:id="7" w:author="Alex Strobel" w:date="2022-02-17T17:06:00Z">
        <w:r>
          <w:rPr>
            <w:lang w:val="en-GB"/>
          </w:rPr>
          <w:t xml:space="preserve"> </w:t>
        </w:r>
      </w:ins>
      <w:del w:id="8" w:author="Alex Strobel" w:date="2022-02-17T17:06:00Z">
        <w:r w:rsidR="00E86ABB" w:rsidRPr="00EF5D66" w:rsidDel="005704EA">
          <w:rPr>
            <w:lang w:val="en-GB"/>
          </w:rPr>
          <w:delText xml:space="preserve">s </w:delText>
        </w:r>
      </w:del>
      <w:r w:rsidR="00E86ABB" w:rsidRPr="00EF5D66">
        <w:rPr>
          <w:lang w:val="en-GB"/>
        </w:rPr>
        <w:t>the relationship between the cost of effort and the value of rewards, a trade-off that is relevant to everyday life but still poorly understood. We advance an existing paradigm by Westbrook and colleagues (2013)</w:t>
      </w:r>
      <w:del w:id="9" w:author="Alex Strobel" w:date="2022-02-17T17:06:00Z">
        <w:r w:rsidR="00E86ABB" w:rsidRPr="00EF5D66" w:rsidDel="005704EA">
          <w:rPr>
            <w:lang w:val="en-GB"/>
          </w:rPr>
          <w:delText>, which</w:delText>
        </w:r>
      </w:del>
      <w:ins w:id="10" w:author="Alex Strobel" w:date="2022-02-17T17:06:00Z">
        <w:r>
          <w:rPr>
            <w:lang w:val="en-GB"/>
          </w:rPr>
          <w:t xml:space="preserve"> that enables to</w:t>
        </w:r>
      </w:ins>
      <w:r w:rsidR="00E86ABB" w:rsidRPr="00EF5D66">
        <w:rPr>
          <w:lang w:val="en-GB"/>
        </w:rPr>
        <w:t xml:space="preserve"> examine</w:t>
      </w:r>
      <w:ins w:id="11" w:author="Alex Strobel" w:date="2022-02-17T17:06:00Z">
        <w:r>
          <w:rPr>
            <w:lang w:val="en-GB"/>
          </w:rPr>
          <w:t xml:space="preserve"> </w:t>
        </w:r>
      </w:ins>
      <w:del w:id="12" w:author="Alex Strobel" w:date="2022-02-17T17:06:00Z">
        <w:r w:rsidR="00E86ABB" w:rsidRPr="00EF5D66" w:rsidDel="005704EA">
          <w:rPr>
            <w:lang w:val="en-GB"/>
          </w:rPr>
          <w:delText xml:space="preserve">s </w:delText>
        </w:r>
      </w:del>
      <w:r w:rsidR="00E86ABB" w:rsidRPr="00EF5D66">
        <w:rPr>
          <w:lang w:val="en-GB"/>
        </w:rPr>
        <w:t>decision</w:t>
      </w:r>
      <w:del w:id="13" w:author="Alex Strobel" w:date="2022-02-17T17:06:00Z">
        <w:r w:rsidR="00E86ABB" w:rsidRPr="00EF5D66" w:rsidDel="005704EA">
          <w:rPr>
            <w:lang w:val="en-GB"/>
          </w:rPr>
          <w:delText xml:space="preserve"> </w:delText>
        </w:r>
      </w:del>
      <w:ins w:id="14" w:author="Alex Strobel" w:date="2022-02-17T17:06:00Z">
        <w:r>
          <w:rPr>
            <w:lang w:val="en-GB"/>
          </w:rPr>
          <w:t>-</w:t>
        </w:r>
      </w:ins>
      <w:r w:rsidR="00E86ABB" w:rsidRPr="00EF5D66">
        <w:rPr>
          <w:lang w:val="en-GB"/>
        </w:rPr>
        <w:t>making by determining the subjective values of different levels of a cognitive task. We alter</w:t>
      </w:r>
      <w:del w:id="15" w:author="Alex Strobel" w:date="2022-02-17T17:06:00Z">
        <w:r w:rsidR="00E86ABB" w:rsidRPr="00EF5D66" w:rsidDel="005704EA">
          <w:rPr>
            <w:lang w:val="en-GB"/>
          </w:rPr>
          <w:delText>ed</w:delText>
        </w:r>
      </w:del>
      <w:r w:rsidR="00E86ABB" w:rsidRPr="00EF5D66">
        <w:rPr>
          <w:lang w:val="en-GB"/>
        </w:rPr>
        <w:t xml:space="preserve"> the paradigm in such a way that it allows </w:t>
      </w:r>
      <w:ins w:id="16" w:author="Alex Strobel" w:date="2022-02-17T17:07:00Z">
        <w:r>
          <w:rPr>
            <w:lang w:val="en-GB"/>
          </w:rPr>
          <w:t xml:space="preserve">for </w:t>
        </w:r>
      </w:ins>
      <w:r w:rsidR="00E86ABB" w:rsidRPr="00EF5D66">
        <w:rPr>
          <w:lang w:val="en-GB"/>
        </w:rPr>
        <w:t xml:space="preserve">two crucial </w:t>
      </w:r>
      <w:del w:id="17" w:author="Alex Strobel" w:date="2022-02-17T17:07:00Z">
        <w:r w:rsidR="00E86ABB" w:rsidRPr="00EF5D66" w:rsidDel="005704EA">
          <w:rPr>
            <w:lang w:val="en-GB"/>
          </w:rPr>
          <w:delText>things</w:delText>
        </w:r>
      </w:del>
      <w:ins w:id="18" w:author="Alex Strobel" w:date="2022-02-17T17:07:00Z">
        <w:r>
          <w:rPr>
            <w:lang w:val="en-GB"/>
          </w:rPr>
          <w:t>improvements</w:t>
        </w:r>
      </w:ins>
      <w:r w:rsidR="00E86ABB" w:rsidRPr="00EF5D66">
        <w:rPr>
          <w:lang w:val="en-GB"/>
        </w:rPr>
        <w:t xml:space="preserve">: Firstly, </w:t>
      </w:r>
      <w:del w:id="19" w:author="Alex Strobel" w:date="2022-02-17T17:07:00Z">
        <w:r w:rsidR="00E86ABB" w:rsidRPr="00EF5D66" w:rsidDel="005704EA">
          <w:rPr>
            <w:lang w:val="en-GB"/>
          </w:rPr>
          <w:delText xml:space="preserve">determining </w:delText>
        </w:r>
      </w:del>
      <w:r w:rsidR="00E86ABB" w:rsidRPr="00EF5D66">
        <w:rPr>
          <w:lang w:val="en-GB"/>
        </w:rPr>
        <w:t xml:space="preserve">subjective values </w:t>
      </w:r>
      <w:ins w:id="20" w:author="Alex Strobel" w:date="2022-02-17T17:07:00Z">
        <w:r>
          <w:rPr>
            <w:lang w:val="en-GB"/>
          </w:rPr>
          <w:t xml:space="preserve">for tasks with varying demand </w:t>
        </w:r>
      </w:ins>
      <w:del w:id="21" w:author="Alex Strobel" w:date="2022-02-17T17:07:00Z">
        <w:r w:rsidR="00E86ABB" w:rsidRPr="00EF5D66" w:rsidDel="005704EA">
          <w:rPr>
            <w:lang w:val="en-GB"/>
          </w:rPr>
          <w:delText xml:space="preserve">without </w:delText>
        </w:r>
      </w:del>
      <w:ins w:id="22" w:author="Alex Strobel" w:date="2022-02-17T17:07:00Z">
        <w:r>
          <w:rPr>
            <w:lang w:val="en-GB"/>
          </w:rPr>
          <w:t xml:space="preserve">can be determined without </w:t>
        </w:r>
      </w:ins>
      <w:r w:rsidR="00E86ABB" w:rsidRPr="00EF5D66">
        <w:rPr>
          <w:lang w:val="en-GB"/>
        </w:rPr>
        <w:t xml:space="preserve">assuming that the objectively easiest level is preferred. This is especially relevant </w:t>
      </w:r>
      <w:ins w:id="23" w:author="Alex Strobel" w:date="2022-02-17T17:07:00Z">
        <w:r>
          <w:rPr>
            <w:lang w:val="en-GB"/>
          </w:rPr>
          <w:t xml:space="preserve">given that </w:t>
        </w:r>
      </w:ins>
      <w:del w:id="24" w:author="Alex Strobel" w:date="2022-02-17T17:08:00Z">
        <w:r w:rsidR="00E86ABB" w:rsidRPr="00EF5D66" w:rsidDel="005704EA">
          <w:rPr>
            <w:lang w:val="en-GB"/>
          </w:rPr>
          <w:delText xml:space="preserve">in the context of </w:delText>
        </w:r>
      </w:del>
      <w:ins w:id="25" w:author="Alex Strobel" w:date="2022-02-17T17:08:00Z">
        <w:r>
          <w:rPr>
            <w:lang w:val="en-GB"/>
          </w:rPr>
          <w:t>individual differences exist in the preference for cognitive effort</w:t>
        </w:r>
        <w:r w:rsidR="00C14021">
          <w:rPr>
            <w:lang w:val="en-GB"/>
          </w:rPr>
          <w:t>:</w:t>
        </w:r>
        <w:r>
          <w:rPr>
            <w:lang w:val="en-GB"/>
          </w:rPr>
          <w:t xml:space="preserve"> </w:t>
        </w:r>
      </w:ins>
      <w:ins w:id="26" w:author="Alex Strobel" w:date="2022-02-17T17:09:00Z">
        <w:r w:rsidR="00C14021">
          <w:rPr>
            <w:lang w:val="en-GB"/>
          </w:rPr>
          <w:t xml:space="preserve">the </w:t>
        </w:r>
      </w:ins>
      <w:r w:rsidR="00E86ABB" w:rsidRPr="00EF5D66">
        <w:rPr>
          <w:lang w:val="en-GB"/>
        </w:rPr>
        <w:t>personality trait</w:t>
      </w:r>
      <w:del w:id="27" w:author="Alex Strobel" w:date="2022-02-17T17:09:00Z">
        <w:r w:rsidR="00E86ABB" w:rsidRPr="00EF5D66" w:rsidDel="00C14021">
          <w:rPr>
            <w:lang w:val="en-GB"/>
          </w:rPr>
          <w:delText>s</w:delText>
        </w:r>
      </w:del>
      <w:r w:rsidR="00E86ABB" w:rsidRPr="00EF5D66">
        <w:rPr>
          <w:lang w:val="en-GB"/>
        </w:rPr>
        <w:t xml:space="preserve"> </w:t>
      </w:r>
      <w:del w:id="28" w:author="Alex Strobel" w:date="2022-02-17T17:09:00Z">
        <w:r w:rsidR="00E86ABB" w:rsidRPr="00C14021" w:rsidDel="00C14021">
          <w:rPr>
            <w:i/>
            <w:iCs/>
            <w:lang w:val="en-GB"/>
            <w:rPrChange w:id="29" w:author="Alex Strobel" w:date="2022-02-17T17:09:00Z">
              <w:rPr>
                <w:lang w:val="en-GB"/>
              </w:rPr>
            </w:rPrChange>
          </w:rPr>
          <w:delText xml:space="preserve">such as </w:delText>
        </w:r>
      </w:del>
      <w:r w:rsidR="00E86ABB" w:rsidRPr="00C14021">
        <w:rPr>
          <w:i/>
          <w:iCs/>
          <w:lang w:val="en-GB"/>
          <w:rPrChange w:id="30" w:author="Alex Strobel" w:date="2022-02-17T17:09:00Z">
            <w:rPr>
              <w:lang w:val="en-GB"/>
            </w:rPr>
          </w:rPrChange>
        </w:rPr>
        <w:t>Need for Cognition</w:t>
      </w:r>
      <w:del w:id="31" w:author="Alex Strobel" w:date="2022-02-17T17:09:00Z">
        <w:r w:rsidR="00E86ABB" w:rsidRPr="00EF5D66" w:rsidDel="00C14021">
          <w:rPr>
            <w:lang w:val="en-GB"/>
          </w:rPr>
          <w:delText xml:space="preserve">, </w:delText>
        </w:r>
      </w:del>
      <w:ins w:id="32" w:author="Alex Strobel" w:date="2022-02-17T17:09:00Z">
        <w:r w:rsidR="00C14021">
          <w:rPr>
            <w:lang w:val="en-GB"/>
          </w:rPr>
          <w:t xml:space="preserve"> captures such individual differences</w:t>
        </w:r>
        <w:r w:rsidR="00C14021" w:rsidRPr="00EF5D66">
          <w:rPr>
            <w:lang w:val="en-GB"/>
          </w:rPr>
          <w:t xml:space="preserve"> </w:t>
        </w:r>
      </w:ins>
      <w:r w:rsidR="00E86ABB" w:rsidRPr="00EF5D66">
        <w:rPr>
          <w:lang w:val="en-GB"/>
        </w:rPr>
        <w:t xml:space="preserve">as individuals who enjoy cognitive effort likely prefer a higher demand level. </w:t>
      </w:r>
      <w:del w:id="33" w:author="Alex Strobel" w:date="2022-02-17T17:09:00Z">
        <w:r w:rsidR="00E86ABB" w:rsidRPr="00EF5D66" w:rsidDel="00C14021">
          <w:rPr>
            <w:lang w:val="en-GB"/>
          </w:rPr>
          <w:delText>And s</w:delText>
        </w:r>
      </w:del>
      <w:ins w:id="34" w:author="Alex Strobel" w:date="2022-02-17T17:09:00Z">
        <w:r w:rsidR="00C14021">
          <w:rPr>
            <w:lang w:val="en-GB"/>
          </w:rPr>
          <w:t>S</w:t>
        </w:r>
      </w:ins>
      <w:r w:rsidR="00E86ABB" w:rsidRPr="00EF5D66">
        <w:rPr>
          <w:lang w:val="en-GB"/>
        </w:rPr>
        <w:t xml:space="preserve">econdly, </w:t>
      </w:r>
      <w:ins w:id="35" w:author="Alex Strobel" w:date="2022-02-17T17:10:00Z">
        <w:r w:rsidR="00C14021">
          <w:rPr>
            <w:lang w:val="en-GB"/>
          </w:rPr>
          <w:t xml:space="preserve">our modification allows </w:t>
        </w:r>
      </w:ins>
      <w:r w:rsidR="00E86ABB" w:rsidRPr="00EF5D66">
        <w:rPr>
          <w:lang w:val="en-GB"/>
        </w:rPr>
        <w:t xml:space="preserve">determining subjective values for tasks whose levels have no objective order of difficulty. </w:t>
      </w:r>
    </w:p>
    <w:p w14:paraId="15F1D4AA" w14:textId="4A62AB4F" w:rsidR="00E86ABB" w:rsidRPr="00EF5D66" w:rsidRDefault="00E86ABB" w:rsidP="00E86ABB">
      <w:pPr>
        <w:jc w:val="both"/>
        <w:rPr>
          <w:lang w:val="en-GB"/>
        </w:rPr>
      </w:pPr>
      <w:r w:rsidRPr="00EF5D66">
        <w:rPr>
          <w:lang w:val="en-GB"/>
        </w:rPr>
        <w:t xml:space="preserve">These properties </w:t>
      </w:r>
      <w:ins w:id="36" w:author="Alex Strobel" w:date="2022-02-17T17:10:00Z">
        <w:r w:rsidR="00C14021">
          <w:rPr>
            <w:lang w:val="en-GB"/>
          </w:rPr>
          <w:t xml:space="preserve">of our newly established task modification </w:t>
        </w:r>
      </w:ins>
      <w:r w:rsidRPr="00EF5D66">
        <w:rPr>
          <w:lang w:val="en-GB"/>
        </w:rPr>
        <w:t>are used to target two research questions</w:t>
      </w:r>
      <w:del w:id="37" w:author="Alex Strobel" w:date="2022-02-17T17:10:00Z">
        <w:r w:rsidRPr="00EF5D66" w:rsidDel="00C14021">
          <w:rPr>
            <w:lang w:val="en-GB"/>
          </w:rPr>
          <w:delText xml:space="preserve">. </w:delText>
        </w:r>
      </w:del>
      <w:ins w:id="38" w:author="Alex Strobel" w:date="2022-02-17T17:10:00Z">
        <w:r w:rsidR="00C14021">
          <w:rPr>
            <w:lang w:val="en-GB"/>
          </w:rPr>
          <w:t>:</w:t>
        </w:r>
        <w:r w:rsidR="00C14021" w:rsidRPr="00EF5D66">
          <w:rPr>
            <w:lang w:val="en-GB"/>
          </w:rPr>
          <w:t xml:space="preserve"> </w:t>
        </w:r>
      </w:ins>
      <w:r w:rsidRPr="00EF5D66">
        <w:rPr>
          <w:lang w:val="en-GB"/>
        </w:rPr>
        <w:t xml:space="preserve">The first is whether we can replicate the analyses of the original study </w:t>
      </w:r>
      <w:ins w:id="39" w:author="Alex Strobel" w:date="2022-02-17T17:11:00Z">
        <w:r w:rsidR="00C14021">
          <w:rPr>
            <w:lang w:val="en-GB"/>
          </w:rPr>
          <w:t xml:space="preserve">by Westbrook et al (2013) </w:t>
        </w:r>
      </w:ins>
      <w:r w:rsidRPr="00EF5D66">
        <w:rPr>
          <w:lang w:val="en-GB"/>
        </w:rPr>
        <w:t xml:space="preserve">with </w:t>
      </w:r>
      <w:del w:id="40" w:author="Alex Strobel" w:date="2022-02-17T17:11:00Z">
        <w:r w:rsidRPr="00EF5D66" w:rsidDel="00C14021">
          <w:rPr>
            <w:lang w:val="en-GB"/>
          </w:rPr>
          <w:delText xml:space="preserve">the </w:delText>
        </w:r>
      </w:del>
      <w:ins w:id="41" w:author="Alex Strobel" w:date="2022-02-17T17:11:00Z">
        <w:r w:rsidR="00C14021">
          <w:rPr>
            <w:lang w:val="en-GB"/>
          </w:rPr>
          <w:t xml:space="preserve">our </w:t>
        </w:r>
      </w:ins>
      <w:r w:rsidRPr="00EF5D66">
        <w:rPr>
          <w:lang w:val="en-GB"/>
        </w:rPr>
        <w:t xml:space="preserve">new paradigm and </w:t>
      </w:r>
      <w:del w:id="42" w:author="Alex Strobel" w:date="2022-02-17T17:12:00Z">
        <w:r w:rsidRPr="00EF5D66" w:rsidDel="00C14021">
          <w:rPr>
            <w:lang w:val="en-GB"/>
          </w:rPr>
          <w:delText xml:space="preserve">depict </w:delText>
        </w:r>
      </w:del>
      <w:ins w:id="43" w:author="Alex Strobel" w:date="2022-02-17T17:12:00Z">
        <w:r w:rsidR="00C14021">
          <w:rPr>
            <w:lang w:val="en-GB"/>
          </w:rPr>
          <w:t xml:space="preserve">describe </w:t>
        </w:r>
      </w:ins>
      <w:del w:id="44" w:author="Alex Strobel" w:date="2022-02-17T17:12:00Z">
        <w:r w:rsidRPr="00EF5D66" w:rsidDel="00C14021">
          <w:rPr>
            <w:lang w:val="en-GB"/>
          </w:rPr>
          <w:delText>inter-</w:delText>
        </w:r>
      </w:del>
      <w:r w:rsidRPr="00EF5D66">
        <w:rPr>
          <w:lang w:val="en-GB"/>
        </w:rPr>
        <w:t xml:space="preserve">individual differences </w:t>
      </w:r>
      <w:ins w:id="45" w:author="Alex Strobel" w:date="2022-02-17T17:12:00Z">
        <w:r w:rsidR="00C14021">
          <w:rPr>
            <w:lang w:val="en-GB"/>
          </w:rPr>
          <w:t xml:space="preserve">in subjective values </w:t>
        </w:r>
      </w:ins>
      <w:r w:rsidRPr="00EF5D66">
        <w:rPr>
          <w:lang w:val="en-GB"/>
        </w:rPr>
        <w:t>more accurately. The second question is whether our approach is suitable for determining subjective values in the new context of an emotion regulation task</w:t>
      </w:r>
      <w:ins w:id="46" w:author="Alex Strobel" w:date="2022-02-17T17:12:00Z">
        <w:r w:rsidR="00C14021">
          <w:rPr>
            <w:lang w:val="en-GB"/>
          </w:rPr>
          <w:t xml:space="preserve"> for which no objectively </w:t>
        </w:r>
      </w:ins>
      <w:ins w:id="47" w:author="Alex Strobel" w:date="2022-02-17T17:13:00Z">
        <w:r w:rsidR="00C14021">
          <w:rPr>
            <w:lang w:val="en-GB"/>
          </w:rPr>
          <w:t>easiest emotion regulation strategy exists</w:t>
        </w:r>
      </w:ins>
      <w:r w:rsidRPr="00EF5D66">
        <w:rPr>
          <w:lang w:val="en-GB"/>
        </w:rPr>
        <w:t xml:space="preserve">. To investigate both properties rigorously, both research questions are covered in separate Registered Reports that we have submitted </w:t>
      </w:r>
      <w:r w:rsidR="00EF5D66">
        <w:rPr>
          <w:lang w:val="en-GB"/>
        </w:rPr>
        <w:t>at the same time</w:t>
      </w:r>
      <w:r w:rsidRPr="00EF5D66">
        <w:rPr>
          <w:lang w:val="en-GB"/>
        </w:rPr>
        <w:t>. Here we present the Registered Report for the first research question</w:t>
      </w:r>
      <w:del w:id="48" w:author="Alex Strobel" w:date="2022-02-17T17:13:00Z">
        <w:r w:rsidRPr="00EF5D66" w:rsidDel="00C14021">
          <w:rPr>
            <w:lang w:val="en-GB"/>
          </w:rPr>
          <w:delText xml:space="preserve">, </w:delText>
        </w:r>
      </w:del>
      <w:ins w:id="49" w:author="Alex Strobel" w:date="2022-02-17T17:13:00Z">
        <w:r w:rsidR="00C14021">
          <w:rPr>
            <w:lang w:val="en-GB"/>
          </w:rPr>
          <w:t>. We</w:t>
        </w:r>
        <w:r w:rsidR="00C14021" w:rsidRPr="00EF5D66">
          <w:rPr>
            <w:lang w:val="en-GB"/>
          </w:rPr>
          <w:t xml:space="preserve"> </w:t>
        </w:r>
      </w:ins>
      <w:del w:id="50" w:author="Alex Strobel" w:date="2022-02-17T17:13:00Z">
        <w:r w:rsidRPr="00EF5D66" w:rsidDel="00C14021">
          <w:rPr>
            <w:lang w:val="en-GB"/>
          </w:rPr>
          <w:delText xml:space="preserve">which is </w:delText>
        </w:r>
      </w:del>
      <w:ins w:id="51" w:author="Alex Strobel" w:date="2022-02-17T17:13:00Z">
        <w:r w:rsidR="00C14021">
          <w:rPr>
            <w:lang w:val="en-GB"/>
          </w:rPr>
          <w:t xml:space="preserve">deem it </w:t>
        </w:r>
      </w:ins>
      <w:r w:rsidRPr="00EF5D66">
        <w:rPr>
          <w:lang w:val="en-GB"/>
        </w:rPr>
        <w:t xml:space="preserve">of </w:t>
      </w:r>
      <w:del w:id="52" w:author="Alex Strobel" w:date="2022-02-17T17:13:00Z">
        <w:r w:rsidRPr="00EF5D66" w:rsidDel="00C14021">
          <w:rPr>
            <w:lang w:val="en-GB"/>
          </w:rPr>
          <w:delText xml:space="preserve">great </w:delText>
        </w:r>
      </w:del>
      <w:ins w:id="53" w:author="Alex Strobel" w:date="2022-02-17T17:13:00Z">
        <w:r w:rsidR="00C14021">
          <w:rPr>
            <w:lang w:val="en-GB"/>
          </w:rPr>
          <w:t xml:space="preserve">utmost </w:t>
        </w:r>
      </w:ins>
      <w:r w:rsidRPr="00EF5D66">
        <w:rPr>
          <w:lang w:val="en-GB"/>
        </w:rPr>
        <w:t xml:space="preserve">interest for fields such as psychology, economics, and cognitive science, offering an effective and adaptable way to assess the preference for cognitive effort with different rewards. We not only adapt and replicate the original paradigm with a </w:t>
      </w:r>
      <w:del w:id="54" w:author="Alex Strobel" w:date="2022-02-17T17:14:00Z">
        <w:r w:rsidR="00EF5D66" w:rsidDel="008E47DE">
          <w:rPr>
            <w:lang w:val="en-GB"/>
          </w:rPr>
          <w:delText xml:space="preserve">much </w:delText>
        </w:r>
      </w:del>
      <w:r w:rsidRPr="00EF5D66">
        <w:rPr>
          <w:lang w:val="en-GB"/>
        </w:rPr>
        <w:t xml:space="preserve">larger sample, but apply Specification Curve Analysis to verify our results regarding alternative decisions in </w:t>
      </w:r>
      <w:proofErr w:type="spellStart"/>
      <w:r w:rsidRPr="00EF5D66">
        <w:rPr>
          <w:lang w:val="en-GB"/>
        </w:rPr>
        <w:t>preprocessing</w:t>
      </w:r>
      <w:proofErr w:type="spellEnd"/>
      <w:r w:rsidRPr="00EF5D66">
        <w:rPr>
          <w:lang w:val="en-GB"/>
        </w:rPr>
        <w:t xml:space="preserve"> steps.</w:t>
      </w:r>
    </w:p>
    <w:p w14:paraId="79783B45" w14:textId="583F500A" w:rsidR="00E86ABB" w:rsidRPr="00EF5D66" w:rsidRDefault="00E86ABB" w:rsidP="00E86ABB">
      <w:pPr>
        <w:jc w:val="both"/>
        <w:rPr>
          <w:lang w:val="en-GB"/>
        </w:rPr>
      </w:pPr>
      <w:r w:rsidRPr="00EF5D66">
        <w:rPr>
          <w:lang w:val="en-GB"/>
        </w:rPr>
        <w:t xml:space="preserve">Following Stage 1 acceptance in principle of both Reports, we will collect the data over a span of </w:t>
      </w:r>
      <w:r w:rsidR="00EF5D66">
        <w:rPr>
          <w:lang w:val="en-GB"/>
        </w:rPr>
        <w:t>six</w:t>
      </w:r>
      <w:r w:rsidRPr="00EF5D66">
        <w:rPr>
          <w:lang w:val="en-GB"/>
        </w:rPr>
        <w:t xml:space="preserve"> months, and analyse the data and write the Stage 2 Report within four to six weeks, resulting in a total project duration of about </w:t>
      </w:r>
      <w:r w:rsidR="00EF5D66">
        <w:rPr>
          <w:lang w:val="en-GB"/>
        </w:rPr>
        <w:t>seven to eight</w:t>
      </w:r>
      <w:r w:rsidRPr="00EF5D66">
        <w:rPr>
          <w:lang w:val="en-GB"/>
        </w:rPr>
        <w:t xml:space="preserve"> months. Depending on how the Covid-19 pandemic impacts the feasibility of data collection in the lab, this estimation can vary.</w:t>
      </w:r>
    </w:p>
    <w:p w14:paraId="1486CB24" w14:textId="7B2303BA" w:rsidR="00E86ABB" w:rsidRPr="00EF5D66" w:rsidRDefault="00E86ABB" w:rsidP="00E86ABB">
      <w:pPr>
        <w:jc w:val="both"/>
        <w:rPr>
          <w:lang w:val="en-GB"/>
        </w:rPr>
      </w:pPr>
      <w:r w:rsidRPr="00EF5D66">
        <w:rPr>
          <w:lang w:val="en-GB"/>
        </w:rPr>
        <w:lastRenderedPageBreak/>
        <w:t xml:space="preserve">We hereby confirm that all necessary support and approvals are in place for the study to commence immediately. We agree to share the raw data, study materials, and analysis code openly on the Open Science Framework. We agree to register the approved protocol </w:t>
      </w:r>
      <w:r w:rsidR="00EF5D66">
        <w:rPr>
          <w:lang w:val="en-GB"/>
        </w:rPr>
        <w:t xml:space="preserve">as a </w:t>
      </w:r>
      <w:r w:rsidRPr="00EF5D66">
        <w:rPr>
          <w:lang w:val="en-GB"/>
        </w:rPr>
        <w:t>publicly available preprint on the Open Science Framework following Stage 1 acceptance in principle. We agree to Nature Human Behaviour publishing a short summary under a section Withdrawn Registrations, should we choose to withdraw our paper.</w:t>
      </w:r>
    </w:p>
    <w:p w14:paraId="122BEE56" w14:textId="77777777" w:rsidR="00E86ABB" w:rsidRPr="00EF5D66" w:rsidRDefault="00E86ABB" w:rsidP="00E86ABB">
      <w:pPr>
        <w:jc w:val="both"/>
        <w:rPr>
          <w:lang w:val="en-GB"/>
        </w:rPr>
      </w:pPr>
      <w:r w:rsidRPr="00EF5D66">
        <w:rPr>
          <w:lang w:val="en-GB"/>
        </w:rPr>
        <w:t>Thank you very much for considering our manuscript.</w:t>
      </w:r>
    </w:p>
    <w:p w14:paraId="3A630CF2" w14:textId="77777777" w:rsidR="00E86ABB" w:rsidRPr="00EF5D66" w:rsidRDefault="00E86ABB" w:rsidP="00E86ABB">
      <w:pPr>
        <w:jc w:val="both"/>
        <w:rPr>
          <w:lang w:val="en-GB"/>
        </w:rPr>
      </w:pPr>
      <w:r w:rsidRPr="00EF5D66">
        <w:rPr>
          <w:lang w:val="en-GB"/>
        </w:rPr>
        <w:t>Yours sincerely,</w:t>
      </w:r>
    </w:p>
    <w:p w14:paraId="04F46022" w14:textId="77777777" w:rsidR="00E86ABB" w:rsidRPr="00EF5D66" w:rsidRDefault="00E86ABB" w:rsidP="00D527C2">
      <w:pPr>
        <w:spacing w:after="120"/>
        <w:jc w:val="both"/>
        <w:rPr>
          <w:lang w:val="en-GB"/>
        </w:rPr>
      </w:pPr>
      <w:r w:rsidRPr="00EF5D66">
        <w:rPr>
          <w:lang w:val="en-GB"/>
        </w:rPr>
        <w:t>Josephine Zerna</w:t>
      </w:r>
    </w:p>
    <w:p w14:paraId="2B4518DC" w14:textId="2E189F04" w:rsidR="00FF7441" w:rsidRPr="00D527C2" w:rsidRDefault="00E86ABB" w:rsidP="00D527C2">
      <w:pPr>
        <w:spacing w:after="120"/>
        <w:jc w:val="both"/>
        <w:rPr>
          <w:i/>
          <w:lang w:val="en-GB"/>
        </w:rPr>
      </w:pPr>
      <w:r w:rsidRPr="00D527C2">
        <w:rPr>
          <w:i/>
          <w:lang w:val="en-GB"/>
        </w:rPr>
        <w:t>Corresponding author</w:t>
      </w:r>
    </w:p>
    <w:sectPr w:rsidR="00FF7441" w:rsidRPr="00D527C2" w:rsidSect="008522D8">
      <w:headerReference w:type="first" r:id="rId18"/>
      <w:footerReference w:type="first" r:id="rId19"/>
      <w:type w:val="continuous"/>
      <w:pgSz w:w="11906" w:h="16838" w:code="9"/>
      <w:pgMar w:top="1985" w:right="1134" w:bottom="1134" w:left="1701" w:header="0" w:footer="28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ex Strobel" w:date="2022-02-17T17:04:00Z" w:initials="AS">
    <w:p w14:paraId="096694DE" w14:textId="27863BC3" w:rsidR="005704EA" w:rsidRDefault="005704EA">
      <w:pPr>
        <w:pStyle w:val="Kommentartext"/>
      </w:pPr>
      <w:r>
        <w:rPr>
          <w:rStyle w:val="Kommentarzeichen"/>
        </w:rPr>
        <w:annotationRef/>
      </w:r>
      <w:r>
        <w:t xml:space="preserve">Format ist irgendwie zerschossen, das sollte bündig zum Adressfeld erscheinen. Ist jetzt vielleicht egal, aber wir sollten mal auch noch einen Master für Briefköpfe auf den Server u./o. das </w:t>
      </w:r>
      <w:proofErr w:type="spellStart"/>
      <w:r>
        <w:t>GitHub</w:t>
      </w:r>
      <w:proofErr w:type="spellEnd"/>
      <w:r>
        <w:t xml:space="preserve"> </w:t>
      </w:r>
      <w:proofErr w:type="spellStart"/>
      <w:r>
        <w:t>LabManual</w:t>
      </w:r>
      <w:proofErr w:type="spellEnd"/>
      <w:r>
        <w:t xml:space="preserve"> legen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6694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8FE96" w16cex:dateUtc="2022-02-17T16: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6694DE" w16cid:durableId="25B8FE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E2A96" w14:textId="77777777" w:rsidR="004B2D62" w:rsidRDefault="004B2D62" w:rsidP="005C5990">
      <w:r>
        <w:separator/>
      </w:r>
    </w:p>
  </w:endnote>
  <w:endnote w:type="continuationSeparator" w:id="0">
    <w:p w14:paraId="1D46D1A8" w14:textId="77777777" w:rsidR="004B2D62" w:rsidRDefault="004B2D62" w:rsidP="005C5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774E8E91-2D6D-5D4C-B483-FB373C22D2CE}"/>
  </w:font>
  <w:font w:name="Times New Roman">
    <w:panose1 w:val="02020603050405020304"/>
    <w:charset w:val="00"/>
    <w:family w:val="roman"/>
    <w:pitch w:val="variable"/>
    <w:sig w:usb0="E0002EFF" w:usb1="C000785B" w:usb2="00000009" w:usb3="00000000" w:csb0="000001FF" w:csb1="00000000"/>
    <w:embedRegular r:id="rId2" w:fontKey="{3F32329F-6C3E-CB4F-8452-A1842A4E8ACF}"/>
    <w:embedBold r:id="rId3" w:fontKey="{E936F64F-6403-0C4E-BFD5-0D5EAC823993}"/>
    <w:embedItalic r:id="rId4" w:fontKey="{DB48F71D-344C-7947-A738-39DEF78D1022}"/>
  </w:font>
  <w:font w:name="Courier New">
    <w:panose1 w:val="02070309020205020404"/>
    <w:charset w:val="00"/>
    <w:family w:val="modern"/>
    <w:pitch w:val="fixed"/>
    <w:sig w:usb0="E0002AFF" w:usb1="C0007843" w:usb2="00000009" w:usb3="00000000" w:csb0="000001FF" w:csb1="00000000"/>
    <w:embedRegular r:id="rId5" w:fontKey="{3DAE2B4E-6B0C-C643-8D91-F24DE513AF9B}"/>
  </w:font>
  <w:font w:name="Wingdings">
    <w:panose1 w:val="05000000000000000000"/>
    <w:charset w:val="4D"/>
    <w:family w:val="decorative"/>
    <w:pitch w:val="variable"/>
    <w:sig w:usb0="00000003" w:usb1="00000000" w:usb2="00000000" w:usb3="00000000" w:csb0="80000001" w:csb1="00000000"/>
    <w:embedRegular r:id="rId6" w:fontKey="{872B4A23-C407-B84D-91DB-D698A7A90B85}"/>
  </w:font>
  <w:font w:name="Open Sans SemiBold">
    <w:panose1 w:val="020B0706030804020204"/>
    <w:charset w:val="00"/>
    <w:family w:val="swiss"/>
    <w:pitch w:val="variable"/>
    <w:sig w:usb0="E00002EF" w:usb1="4000205B" w:usb2="00000028" w:usb3="00000000" w:csb0="0000019F" w:csb1="00000000"/>
    <w:embedRegular r:id="rId7" w:fontKey="{104ED892-437E-C94E-8525-FDD542011AC8}"/>
    <w:embedBold r:id="rId8" w:fontKey="{266F8368-FEC2-4E4B-A489-130E2CC77D75}"/>
    <w:embedItalic r:id="rId9" w:fontKey="{81A33CE4-6793-9248-A0BD-CE8646CA81FC}"/>
  </w:font>
  <w:font w:name="Open Sans">
    <w:panose1 w:val="020B0606030504020204"/>
    <w:charset w:val="00"/>
    <w:family w:val="swiss"/>
    <w:pitch w:val="variable"/>
    <w:sig w:usb0="E00002EF" w:usb1="4000205B" w:usb2="00000028" w:usb3="00000000" w:csb0="0000019F" w:csb1="00000000"/>
    <w:embedRegular r:id="rId10" w:fontKey="{A877E7D8-E77E-6B49-A528-EC552E0DF09E}"/>
    <w:embedBold r:id="rId11" w:fontKey="{D116D62B-A66E-6C45-A64C-04691B16BC0F}"/>
    <w:embedItalic r:id="rId12" w:fontKey="{FFEAD46B-DA63-094A-B663-542169F1BBF4}"/>
  </w:font>
  <w:font w:name="Segoe UI">
    <w:panose1 w:val="020B0502040204020203"/>
    <w:charset w:val="00"/>
    <w:family w:val="swiss"/>
    <w:pitch w:val="variable"/>
    <w:sig w:usb0="E5002EFF" w:usb1="C000E47F" w:usb2="00000029" w:usb3="00000000" w:csb0="000001FF" w:csb1="00000000"/>
    <w:embedRegular r:id="rId13" w:fontKey="{560A28A2-12B0-F041-AE26-A318EB5ABBC4}"/>
  </w:font>
  <w:font w:name="TUD-Iconfont Light">
    <w:panose1 w:val="020B0604020202020204"/>
    <w:charset w:val="00"/>
    <w:family w:val="auto"/>
    <w:notTrueType/>
    <w:pitch w:val="variable"/>
    <w:sig w:usb0="00000003" w:usb1="00000000" w:usb2="00000000" w:usb3="00000000" w:csb0="00000001" w:csb1="00000000"/>
  </w:font>
  <w:font w:name="Open Sans Light">
    <w:panose1 w:val="020B0306030504020204"/>
    <w:charset w:val="00"/>
    <w:family w:val="swiss"/>
    <w:pitch w:val="variable"/>
    <w:sig w:usb0="E00002EF" w:usb1="4000205B" w:usb2="00000028" w:usb3="00000000" w:csb0="0000019F" w:csb1="00000000"/>
    <w:embedRegular r:id="rId14" w:fontKey="{D8E95E80-B655-7744-A994-63C146FAB83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4420317"/>
      <w:docPartObj>
        <w:docPartGallery w:val="Page Numbers (Bottom of Page)"/>
        <w:docPartUnique/>
      </w:docPartObj>
    </w:sdtPr>
    <w:sdtEndPr/>
    <w:sdtContent>
      <w:sdt>
        <w:sdtPr>
          <w:id w:val="-2105566561"/>
          <w:docPartObj>
            <w:docPartGallery w:val="Page Numbers (Top of Page)"/>
            <w:docPartUnique/>
          </w:docPartObj>
        </w:sdtPr>
        <w:sdtEndPr/>
        <w:sdtContent>
          <w:p w14:paraId="789CDCBC" w14:textId="2FC9F227" w:rsidR="00EF78ED" w:rsidRDefault="00E86ABB" w:rsidP="00EF78ED">
            <w:pPr>
              <w:pStyle w:val="Fuzeile"/>
            </w:pPr>
            <w:r>
              <w:t>Page</w:t>
            </w:r>
            <w:r w:rsidR="00EF78ED" w:rsidRPr="00EF78ED">
              <w:t xml:space="preserve"> </w:t>
            </w:r>
            <w:r w:rsidR="00EF78ED" w:rsidRPr="00EF78ED">
              <w:fldChar w:fldCharType="begin"/>
            </w:r>
            <w:r w:rsidR="00EF78ED" w:rsidRPr="00EF78ED">
              <w:instrText>PAGE</w:instrText>
            </w:r>
            <w:r w:rsidR="00EF78ED" w:rsidRPr="00EF78ED">
              <w:fldChar w:fldCharType="separate"/>
            </w:r>
            <w:r w:rsidR="005824D7">
              <w:rPr>
                <w:noProof/>
              </w:rPr>
              <w:t>2</w:t>
            </w:r>
            <w:r w:rsidR="00EF78ED" w:rsidRPr="00EF78ED">
              <w:fldChar w:fldCharType="end"/>
            </w:r>
            <w:r w:rsidR="00EF78ED" w:rsidRPr="00EF78ED">
              <w:t xml:space="preserve"> </w:t>
            </w:r>
            <w:proofErr w:type="spellStart"/>
            <w:r>
              <w:t>of</w:t>
            </w:r>
            <w:proofErr w:type="spellEnd"/>
            <w:r w:rsidR="00EF78ED" w:rsidRPr="00EF78ED">
              <w:t xml:space="preserve"> </w:t>
            </w:r>
            <w:r w:rsidR="00EF78ED" w:rsidRPr="00EF78ED">
              <w:fldChar w:fldCharType="begin"/>
            </w:r>
            <w:r w:rsidR="00EF78ED" w:rsidRPr="00EF78ED">
              <w:instrText>NUMPAGES</w:instrText>
            </w:r>
            <w:r w:rsidR="00EF78ED" w:rsidRPr="00EF78ED">
              <w:fldChar w:fldCharType="separate"/>
            </w:r>
            <w:r w:rsidR="005824D7">
              <w:rPr>
                <w:noProof/>
              </w:rPr>
              <w:t>2</w:t>
            </w:r>
            <w:r w:rsidR="00EF78ED" w:rsidRPr="00EF78ED">
              <w:fldChar w:fldCharType="end"/>
            </w:r>
          </w:p>
          <w:p w14:paraId="34CD1F3E" w14:textId="77777777" w:rsidR="00CA41FE" w:rsidRPr="00EF78ED" w:rsidRDefault="004B2D62" w:rsidP="00EF78ED">
            <w:pPr>
              <w:pStyle w:val="Fuzeile"/>
            </w:pP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568038"/>
      <w:docPartObj>
        <w:docPartGallery w:val="Page Numbers (Bottom of Page)"/>
        <w:docPartUnique/>
      </w:docPartObj>
    </w:sdtPr>
    <w:sdtEndPr/>
    <w:sdtContent>
      <w:sdt>
        <w:sdtPr>
          <w:id w:val="-1705238520"/>
          <w:docPartObj>
            <w:docPartGallery w:val="Page Numbers (Top of Page)"/>
            <w:docPartUnique/>
          </w:docPartObj>
        </w:sdtPr>
        <w:sdtEndPr/>
        <w:sdtContent>
          <w:p w14:paraId="6878D69C" w14:textId="6141038C" w:rsidR="00EF78ED" w:rsidRDefault="00E86ABB" w:rsidP="00EF78ED">
            <w:pPr>
              <w:pStyle w:val="Fuzeile"/>
              <w:spacing w:before="0" w:after="0"/>
            </w:pPr>
            <w:r>
              <w:t>Page</w:t>
            </w:r>
            <w:r w:rsidR="00EF78ED" w:rsidRPr="00EF78ED">
              <w:t xml:space="preserve"> </w:t>
            </w:r>
            <w:r w:rsidR="00EF78ED" w:rsidRPr="00EF78ED">
              <w:fldChar w:fldCharType="begin"/>
            </w:r>
            <w:r w:rsidR="00EF78ED" w:rsidRPr="00EF78ED">
              <w:instrText>PAGE</w:instrText>
            </w:r>
            <w:r w:rsidR="00EF78ED" w:rsidRPr="00EF78ED">
              <w:fldChar w:fldCharType="separate"/>
            </w:r>
            <w:r w:rsidR="005824D7">
              <w:rPr>
                <w:noProof/>
              </w:rPr>
              <w:t>1</w:t>
            </w:r>
            <w:r w:rsidR="00EF78ED" w:rsidRPr="00EF78ED">
              <w:fldChar w:fldCharType="end"/>
            </w:r>
            <w:r w:rsidR="00EF78ED" w:rsidRPr="00EF78ED">
              <w:t xml:space="preserve"> </w:t>
            </w:r>
            <w:proofErr w:type="spellStart"/>
            <w:r>
              <w:t>of</w:t>
            </w:r>
            <w:proofErr w:type="spellEnd"/>
            <w:r w:rsidR="00EF78ED" w:rsidRPr="00EF78ED">
              <w:t xml:space="preserve"> </w:t>
            </w:r>
            <w:r w:rsidR="00EF78ED" w:rsidRPr="00EF78ED">
              <w:fldChar w:fldCharType="begin"/>
            </w:r>
            <w:r w:rsidR="00EF78ED" w:rsidRPr="00EF78ED">
              <w:instrText>NUMPAGES</w:instrText>
            </w:r>
            <w:r w:rsidR="00EF78ED" w:rsidRPr="00EF78ED">
              <w:fldChar w:fldCharType="separate"/>
            </w:r>
            <w:r w:rsidR="005824D7">
              <w:rPr>
                <w:noProof/>
              </w:rPr>
              <w:t>2</w:t>
            </w:r>
            <w:r w:rsidR="00EF78ED" w:rsidRPr="00EF78ED">
              <w:fldChar w:fldCharType="end"/>
            </w:r>
          </w:p>
          <w:tbl>
            <w:tblPr>
              <w:tblStyle w:val="Tabellenraster"/>
              <w:tblpPr w:leftFromText="1701" w:bottomFromText="284" w:vertAnchor="text" w:horzAnchor="margin" w:tblpY="1"/>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Caption w:val="Kontaktangaben"/>
              <w:tblDescription w:val="Angaben zu Postadresse, Zufahrt, bankverbindung etc."/>
            </w:tblPr>
            <w:tblGrid>
              <w:gridCol w:w="2028"/>
              <w:gridCol w:w="1972"/>
              <w:gridCol w:w="1634"/>
              <w:gridCol w:w="2085"/>
              <w:gridCol w:w="1353"/>
            </w:tblGrid>
            <w:tr w:rsidR="00EF78ED" w:rsidRPr="00204169" w14:paraId="2AECEE5E" w14:textId="77777777" w:rsidTr="00EF78ED">
              <w:trPr>
                <w:trHeight w:val="20"/>
                <w:tblHeader/>
              </w:trPr>
              <w:tc>
                <w:tcPr>
                  <w:tcW w:w="2028" w:type="dxa"/>
                  <w:tcMar>
                    <w:bottom w:w="113" w:type="dxa"/>
                  </w:tcMar>
                </w:tcPr>
                <w:p w14:paraId="7ECE0073" w14:textId="77777777" w:rsidR="00EF78ED" w:rsidRPr="00204169" w:rsidRDefault="00EF78ED" w:rsidP="00EF78ED">
                  <w:pPr>
                    <w:pStyle w:val="TUDKontaktFussbereichH1"/>
                  </w:pPr>
                  <w:r w:rsidRPr="00204169">
                    <w:t>Postadressen</w:t>
                  </w:r>
                </w:p>
              </w:tc>
              <w:tc>
                <w:tcPr>
                  <w:tcW w:w="1972" w:type="dxa"/>
                  <w:tcMar>
                    <w:bottom w:w="113" w:type="dxa"/>
                  </w:tcMar>
                </w:tcPr>
                <w:p w14:paraId="3FF43D8E" w14:textId="77777777" w:rsidR="00EF78ED" w:rsidRPr="00204169" w:rsidRDefault="00EF78ED" w:rsidP="00EF78ED">
                  <w:pPr>
                    <w:pStyle w:val="TUDKontaktFussbereichH1"/>
                  </w:pPr>
                  <w:r w:rsidRPr="00204169">
                    <w:t>Besuchsadresse</w:t>
                  </w:r>
                </w:p>
              </w:tc>
              <w:tc>
                <w:tcPr>
                  <w:tcW w:w="1634" w:type="dxa"/>
                  <w:tcMar>
                    <w:bottom w:w="113" w:type="dxa"/>
                  </w:tcMar>
                </w:tcPr>
                <w:p w14:paraId="17EA3B24" w14:textId="77777777" w:rsidR="00EF78ED" w:rsidRPr="00204169" w:rsidRDefault="00EF78ED" w:rsidP="00EF78ED">
                  <w:pPr>
                    <w:pStyle w:val="TUDKontaktFussbereichH1"/>
                  </w:pPr>
                  <w:r w:rsidRPr="00204169">
                    <w:t>Steuerdaten</w:t>
                  </w:r>
                </w:p>
              </w:tc>
              <w:tc>
                <w:tcPr>
                  <w:tcW w:w="2085" w:type="dxa"/>
                  <w:tcMar>
                    <w:bottom w:w="113" w:type="dxa"/>
                  </w:tcMar>
                </w:tcPr>
                <w:p w14:paraId="0FEBA3A8" w14:textId="77777777" w:rsidR="00EF78ED" w:rsidRPr="00204169" w:rsidRDefault="00EF78ED" w:rsidP="00EF78ED">
                  <w:pPr>
                    <w:pStyle w:val="TUDKontaktFussbereichH1"/>
                  </w:pPr>
                  <w:r w:rsidRPr="00204169">
                    <w:t>Bankverbindung</w:t>
                  </w:r>
                </w:p>
              </w:tc>
              <w:tc>
                <w:tcPr>
                  <w:tcW w:w="1353" w:type="dxa"/>
                  <w:tcMar>
                    <w:bottom w:w="113" w:type="dxa"/>
                  </w:tcMar>
                </w:tcPr>
                <w:p w14:paraId="5DF213C2" w14:textId="77777777" w:rsidR="00EF78ED" w:rsidRPr="00F955D3" w:rsidRDefault="00EF78ED" w:rsidP="00EF78ED">
                  <w:pPr>
                    <w:pStyle w:val="TUDKontaktFussbereichH1"/>
                  </w:pPr>
                  <w:r w:rsidRPr="00F955D3">
                    <w:t>Partner</w:t>
                  </w:r>
                </w:p>
              </w:tc>
            </w:tr>
            <w:tr w:rsidR="00EF78ED" w:rsidRPr="00E15E87" w14:paraId="09A84859" w14:textId="77777777" w:rsidTr="00EF78ED">
              <w:trPr>
                <w:trHeight w:val="20"/>
                <w:tblHeader/>
              </w:trPr>
              <w:tc>
                <w:tcPr>
                  <w:tcW w:w="2028" w:type="dxa"/>
                  <w:tcMar>
                    <w:bottom w:w="113" w:type="dxa"/>
                  </w:tcMar>
                </w:tcPr>
                <w:p w14:paraId="5E814D69" w14:textId="545F37AF" w:rsidR="00EF78ED" w:rsidRPr="005704EA" w:rsidRDefault="00E86ABB" w:rsidP="00EF78ED">
                  <w:pPr>
                    <w:pStyle w:val="TUDKontaktFussbereichberschriftH2"/>
                    <w:rPr>
                      <w:i/>
                      <w:lang w:val="en-US"/>
                    </w:rPr>
                  </w:pPr>
                  <w:r w:rsidRPr="005704EA">
                    <w:rPr>
                      <w:lang w:val="en-US"/>
                    </w:rPr>
                    <w:t>Address for letters</w:t>
                  </w:r>
                </w:p>
                <w:p w14:paraId="21839701"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 xml:space="preserve">TU Dresden, </w:t>
                  </w:r>
                </w:p>
                <w:p w14:paraId="5044BD6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01062 Dresden</w:t>
                  </w:r>
                </w:p>
              </w:tc>
              <w:tc>
                <w:tcPr>
                  <w:tcW w:w="1972" w:type="dxa"/>
                  <w:tcMar>
                    <w:bottom w:w="113" w:type="dxa"/>
                  </w:tcMar>
                </w:tcPr>
                <w:p w14:paraId="78221F08" w14:textId="0D5CA43B" w:rsidR="00EF78ED" w:rsidRPr="005704EA" w:rsidRDefault="00E86ABB" w:rsidP="00EF78ED">
                  <w:pPr>
                    <w:pStyle w:val="TUDKontaktFussbereichberschriftH2"/>
                    <w:rPr>
                      <w:i/>
                      <w:lang w:val="en-US"/>
                    </w:rPr>
                  </w:pPr>
                  <w:r w:rsidRPr="005704EA">
                    <w:rPr>
                      <w:lang w:val="en-US"/>
                    </w:rPr>
                    <w:t>Address for visitors</w:t>
                  </w:r>
                </w:p>
                <w:p w14:paraId="500D6C38"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Mommsenstraße 11</w:t>
                  </w:r>
                </w:p>
                <w:p w14:paraId="2DFD72FE"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Rektorat</w:t>
                  </w:r>
                </w:p>
              </w:tc>
              <w:tc>
                <w:tcPr>
                  <w:tcW w:w="1634" w:type="dxa"/>
                  <w:tcMar>
                    <w:bottom w:w="113" w:type="dxa"/>
                  </w:tcMar>
                </w:tcPr>
                <w:p w14:paraId="6F313B29" w14:textId="2FFAF792" w:rsidR="00EF78ED" w:rsidRDefault="00E86ABB" w:rsidP="00EF78ED">
                  <w:pPr>
                    <w:pStyle w:val="TUDKontaktFussbereichberschriftH2"/>
                  </w:pPr>
                  <w:proofErr w:type="spellStart"/>
                  <w:r>
                    <w:t>Tax</w:t>
                  </w:r>
                  <w:proofErr w:type="spellEnd"/>
                  <w:r>
                    <w:t xml:space="preserve"> ID</w:t>
                  </w:r>
                  <w:r w:rsidR="00EF78ED" w:rsidRPr="00E15E87">
                    <w:br/>
                  </w:r>
                  <w:r w:rsidR="00EF78ED">
                    <w:t>(</w:t>
                  </w:r>
                  <w:r>
                    <w:t>Germany</w:t>
                  </w:r>
                  <w:r w:rsidR="00EF78ED">
                    <w:t>)</w:t>
                  </w:r>
                </w:p>
                <w:p w14:paraId="4EB77946" w14:textId="77777777" w:rsidR="00EF78ED" w:rsidRPr="00204169" w:rsidRDefault="00EF78ED" w:rsidP="00EF78ED">
                  <w:pPr>
                    <w:pStyle w:val="TUDKontaktFubereichStandard"/>
                    <w:framePr w:wrap="auto" w:vAnchor="margin" w:hAnchor="text" w:yAlign="inline"/>
                    <w:suppressOverlap w:val="0"/>
                  </w:pPr>
                  <w:r w:rsidRPr="00204169">
                    <w:t>203/149/02549</w:t>
                  </w:r>
                </w:p>
              </w:tc>
              <w:tc>
                <w:tcPr>
                  <w:tcW w:w="2085" w:type="dxa"/>
                  <w:tcMar>
                    <w:bottom w:w="113" w:type="dxa"/>
                  </w:tcMar>
                </w:tcPr>
                <w:p w14:paraId="6FB44320" w14:textId="5C114CDD" w:rsidR="00EF78ED" w:rsidRPr="00E15E87" w:rsidRDefault="00E86ABB" w:rsidP="00EF78ED">
                  <w:pPr>
                    <w:pStyle w:val="TUDKontaktFussbereichberschriftH2"/>
                    <w:rPr>
                      <w:i/>
                    </w:rPr>
                  </w:pPr>
                  <w:r>
                    <w:t>Banking</w:t>
                  </w:r>
                </w:p>
                <w:p w14:paraId="7180148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 xml:space="preserve">Commerzbank AG, </w:t>
                  </w:r>
                </w:p>
                <w:p w14:paraId="599FE96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Filiale Dresden</w:t>
                  </w:r>
                </w:p>
              </w:tc>
              <w:tc>
                <w:tcPr>
                  <w:tcW w:w="1353" w:type="dxa"/>
                  <w:tcMar>
                    <w:bottom w:w="113" w:type="dxa"/>
                  </w:tcMar>
                </w:tcPr>
                <w:p w14:paraId="66C96848" w14:textId="08687A73" w:rsidR="00EF78ED" w:rsidRPr="005704EA" w:rsidRDefault="00E86ABB" w:rsidP="00EF78ED">
                  <w:pPr>
                    <w:pStyle w:val="TUDKontaktFubereichStandard"/>
                    <w:framePr w:wrap="auto" w:vAnchor="margin" w:hAnchor="text" w:yAlign="inline"/>
                    <w:suppressOverlap w:val="0"/>
                    <w:rPr>
                      <w:lang w:val="en-US"/>
                    </w:rPr>
                  </w:pPr>
                  <w:r w:rsidRPr="005704EA">
                    <w:rPr>
                      <w:lang w:val="en-US"/>
                    </w:rPr>
                    <w:t>The TU Dresden is</w:t>
                  </w:r>
                  <w:r w:rsidR="005824D7" w:rsidRPr="005704EA">
                    <w:rPr>
                      <w:lang w:val="en-US"/>
                    </w:rPr>
                    <w:t xml:space="preserve"> a</w:t>
                  </w:r>
                </w:p>
                <w:p w14:paraId="57B292E2" w14:textId="3BB8E739" w:rsidR="00EF78ED" w:rsidRPr="005704EA" w:rsidRDefault="00E86ABB" w:rsidP="00EF78ED">
                  <w:pPr>
                    <w:pStyle w:val="TUDKontaktFubereichStandard"/>
                    <w:framePr w:wrap="auto" w:vAnchor="margin" w:hAnchor="text" w:yAlign="inline"/>
                    <w:suppressOverlap w:val="0"/>
                    <w:rPr>
                      <w:lang w:val="en-US"/>
                    </w:rPr>
                  </w:pPr>
                  <w:r w:rsidRPr="005704EA">
                    <w:rPr>
                      <w:lang w:val="en-US"/>
                    </w:rPr>
                    <w:t>p</w:t>
                  </w:r>
                  <w:r w:rsidR="00EF78ED" w:rsidRPr="005704EA">
                    <w:rPr>
                      <w:lang w:val="en-US"/>
                    </w:rPr>
                    <w:t xml:space="preserve">artner </w:t>
                  </w:r>
                  <w:r w:rsidRPr="005704EA">
                    <w:rPr>
                      <w:lang w:val="en-US"/>
                    </w:rPr>
                    <w:t>in</w:t>
                  </w:r>
                </w:p>
                <w:p w14:paraId="78B9C42F" w14:textId="2D63CE3A" w:rsidR="00EF78ED" w:rsidRPr="00204169" w:rsidRDefault="00EF78ED" w:rsidP="00E86ABB">
                  <w:pPr>
                    <w:pStyle w:val="TUDKontaktFubereichStandard"/>
                    <w:framePr w:wrap="auto" w:vAnchor="margin" w:hAnchor="text" w:yAlign="inline"/>
                    <w:suppressOverlap w:val="0"/>
                  </w:pPr>
                  <w:r>
                    <w:t>DRESDEN-</w:t>
                  </w:r>
                  <w:proofErr w:type="spellStart"/>
                  <w:r>
                    <w:t>concept</w:t>
                  </w:r>
                  <w:proofErr w:type="spellEnd"/>
                </w:p>
              </w:tc>
            </w:tr>
            <w:tr w:rsidR="00EF78ED" w:rsidRPr="00E15E87" w14:paraId="192CE58E" w14:textId="77777777" w:rsidTr="00EF78ED">
              <w:trPr>
                <w:trHeight w:val="20"/>
                <w:tblHeader/>
              </w:trPr>
              <w:tc>
                <w:tcPr>
                  <w:tcW w:w="2028" w:type="dxa"/>
                  <w:tcMar>
                    <w:bottom w:w="113" w:type="dxa"/>
                  </w:tcMar>
                </w:tcPr>
                <w:p w14:paraId="17EC28D2" w14:textId="19C423CC" w:rsidR="00EF78ED" w:rsidRPr="005704EA" w:rsidRDefault="00E86ABB" w:rsidP="00EF78ED">
                  <w:pPr>
                    <w:pStyle w:val="TUDKontaktFussbereichberschriftH2"/>
                    <w:rPr>
                      <w:i/>
                      <w:lang w:val="en-US"/>
                    </w:rPr>
                  </w:pPr>
                  <w:r w:rsidRPr="005704EA">
                    <w:rPr>
                      <w:lang w:val="en-US"/>
                    </w:rPr>
                    <w:t>Address for packages</w:t>
                  </w:r>
                </w:p>
                <w:p w14:paraId="59E6B364"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 xml:space="preserve">TU Dresden, </w:t>
                  </w:r>
                </w:p>
                <w:p w14:paraId="027CD887"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proofErr w:type="spellStart"/>
                  <w:r w:rsidRPr="00E15E87">
                    <w:rPr>
                      <w:rFonts w:ascii="Open Sans Light" w:hAnsi="Open Sans Light" w:cs="Open Sans Light"/>
                    </w:rPr>
                    <w:t>Helmholtzstraße</w:t>
                  </w:r>
                  <w:proofErr w:type="spellEnd"/>
                  <w:r w:rsidRPr="00E15E87">
                    <w:rPr>
                      <w:rFonts w:ascii="Open Sans Light" w:hAnsi="Open Sans Light" w:cs="Open Sans Light"/>
                    </w:rPr>
                    <w:t xml:space="preserve"> 10, </w:t>
                  </w:r>
                </w:p>
                <w:p w14:paraId="0A8B545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01069 Dresden</w:t>
                  </w:r>
                </w:p>
              </w:tc>
              <w:tc>
                <w:tcPr>
                  <w:tcW w:w="1972" w:type="dxa"/>
                  <w:tcMar>
                    <w:bottom w:w="113" w:type="dxa"/>
                  </w:tcMar>
                </w:tcPr>
                <w:p w14:paraId="1E2E4D6B" w14:textId="353704FC" w:rsidR="00EF78ED" w:rsidRPr="005704EA" w:rsidRDefault="00E86ABB" w:rsidP="00EF78ED">
                  <w:pPr>
                    <w:pStyle w:val="TUDKontaktFussbereichberschriftH2"/>
                    <w:rPr>
                      <w:i/>
                      <w:lang w:val="en-US"/>
                    </w:rPr>
                  </w:pPr>
                  <w:r w:rsidRPr="005704EA">
                    <w:rPr>
                      <w:noProof/>
                      <w:lang w:val="en-US" w:eastAsia="de-DE"/>
                    </w:rPr>
                    <w:t>Accessible entrance</w:t>
                  </w:r>
                  <w:r w:rsidR="00EF78ED" w:rsidRPr="005704EA">
                    <w:rPr>
                      <w:lang w:val="en-US"/>
                    </w:rPr>
                    <w:t xml:space="preserve"> </w:t>
                  </w:r>
                </w:p>
                <w:p w14:paraId="05F74DD2" w14:textId="77777777" w:rsidR="00E86ABB" w:rsidRPr="005704EA" w:rsidRDefault="00E86ABB"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Side entrance, designated</w:t>
                  </w:r>
                </w:p>
                <w:p w14:paraId="437EA0E8" w14:textId="557F0BDF" w:rsidR="00EF78ED" w:rsidRPr="005704EA" w:rsidRDefault="00E86ABB"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parking space in the courtyard</w:t>
                  </w:r>
                </w:p>
              </w:tc>
              <w:tc>
                <w:tcPr>
                  <w:tcW w:w="1634" w:type="dxa"/>
                  <w:tcMar>
                    <w:bottom w:w="113" w:type="dxa"/>
                  </w:tcMar>
                </w:tcPr>
                <w:p w14:paraId="6BEFC922" w14:textId="38AF4476" w:rsidR="00EF78ED" w:rsidRPr="005704EA" w:rsidRDefault="00E86ABB" w:rsidP="00EF78ED">
                  <w:pPr>
                    <w:pStyle w:val="TUDKontaktFussbereichberschriftH2"/>
                    <w:rPr>
                      <w:i/>
                      <w:lang w:val="en-US"/>
                    </w:rPr>
                  </w:pPr>
                  <w:r w:rsidRPr="005704EA">
                    <w:rPr>
                      <w:lang w:val="en-US"/>
                    </w:rPr>
                    <w:t>Sales Tax ID</w:t>
                  </w:r>
                  <w:r w:rsidR="00EF78ED" w:rsidRPr="005704EA">
                    <w:rPr>
                      <w:lang w:val="en-US"/>
                    </w:rPr>
                    <w:t>.</w:t>
                  </w:r>
                </w:p>
                <w:p w14:paraId="690409EC" w14:textId="7B0BA21D" w:rsidR="00EF78ED" w:rsidRPr="005704EA" w:rsidRDefault="00EF78ED" w:rsidP="00E86ABB">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w:t>
                  </w:r>
                  <w:r w:rsidR="00E86ABB" w:rsidRPr="005704EA">
                    <w:rPr>
                      <w:rFonts w:ascii="Open Sans Light" w:hAnsi="Open Sans Light" w:cs="Open Sans Light"/>
                      <w:lang w:val="en-US"/>
                    </w:rPr>
                    <w:t>International</w:t>
                  </w:r>
                  <w:r w:rsidRPr="005704EA">
                    <w:rPr>
                      <w:rFonts w:ascii="Open Sans Light" w:hAnsi="Open Sans Light" w:cs="Open Sans Light"/>
                      <w:lang w:val="en-US"/>
                    </w:rPr>
                    <w:t>)</w:t>
                  </w:r>
                  <w:r w:rsidRPr="005704EA">
                    <w:rPr>
                      <w:rFonts w:ascii="Open Sans Light" w:hAnsi="Open Sans Light" w:cs="Open Sans Light"/>
                      <w:lang w:val="en-US"/>
                    </w:rPr>
                    <w:br/>
                    <w:t>DE 188 369 991</w:t>
                  </w:r>
                </w:p>
              </w:tc>
              <w:tc>
                <w:tcPr>
                  <w:tcW w:w="2085" w:type="dxa"/>
                  <w:tcMar>
                    <w:bottom w:w="113" w:type="dxa"/>
                  </w:tcMar>
                </w:tcPr>
                <w:p w14:paraId="5AFD8437" w14:textId="77777777" w:rsidR="00EF78ED" w:rsidRPr="0066050D" w:rsidRDefault="00EF78ED" w:rsidP="00EF78ED">
                  <w:pPr>
                    <w:pStyle w:val="TUDKontaktFussbereichberschriftH2"/>
                    <w:rPr>
                      <w:i/>
                    </w:rPr>
                  </w:pPr>
                  <w:r w:rsidRPr="0066050D">
                    <w:t>IBAN</w:t>
                  </w:r>
                </w:p>
                <w:p w14:paraId="4AC617E2"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DE52 8504 0000 0800 4004 00</w:t>
                  </w:r>
                </w:p>
                <w:p w14:paraId="2C8F1424" w14:textId="77777777" w:rsidR="00EF78ED" w:rsidRDefault="00EF78ED" w:rsidP="00EF78ED">
                  <w:pPr>
                    <w:pStyle w:val="TUDKontaktFussbereichberschriftH2"/>
                  </w:pPr>
                  <w:r w:rsidRPr="00E15E87">
                    <w:t>BIC</w:t>
                  </w:r>
                  <w:r>
                    <w:t xml:space="preserve"> </w:t>
                  </w:r>
                </w:p>
                <w:p w14:paraId="08047728" w14:textId="77777777" w:rsidR="00EF78ED" w:rsidRPr="00E15E87" w:rsidRDefault="00EF78ED" w:rsidP="00EF78ED">
                  <w:pPr>
                    <w:pStyle w:val="TUDKontaktFubereichStandard"/>
                    <w:framePr w:wrap="auto" w:vAnchor="margin" w:hAnchor="text" w:yAlign="inline"/>
                    <w:suppressOverlap w:val="0"/>
                    <w:rPr>
                      <w:i/>
                    </w:rPr>
                  </w:pPr>
                  <w:r w:rsidRPr="00E15E87">
                    <w:t>COBADEFF850</w:t>
                  </w:r>
                </w:p>
              </w:tc>
              <w:tc>
                <w:tcPr>
                  <w:tcW w:w="1353" w:type="dxa"/>
                  <w:tcMar>
                    <w:bottom w:w="113" w:type="dxa"/>
                  </w:tcMar>
                </w:tcPr>
                <w:p w14:paraId="2E5BF759" w14:textId="77777777" w:rsidR="00EF78ED" w:rsidRPr="00A56146" w:rsidRDefault="00EF78ED" w:rsidP="00EF78ED">
                  <w:pPr>
                    <w:pStyle w:val="TUDKontaktFubereichStandard"/>
                    <w:framePr w:wrap="auto" w:vAnchor="margin" w:hAnchor="text" w:yAlign="inline"/>
                    <w:spacing w:before="60" w:line="240" w:lineRule="auto"/>
                    <w:suppressOverlap w:val="0"/>
                  </w:pPr>
                  <w:r>
                    <w:rPr>
                      <w:noProof/>
                      <w:lang w:eastAsia="de-DE"/>
                    </w:rPr>
                    <w:drawing>
                      <wp:inline distT="0" distB="0" distL="0" distR="0" wp14:anchorId="690D1626" wp14:editId="3617B135">
                        <wp:extent cx="859155" cy="318135"/>
                        <wp:effectExtent l="0" t="0" r="0" b="5715"/>
                        <wp:docPr id="10" name="Grafik 10" descr="Logo Dresden-concept: Acht unregelmäßige Dreiecksflächen sind, im Uhrzeigersinn einen Farbverlauf von dunkelblau bis hellgrün ergebend, zu einem regelmäßig achteckigen Ring angeordnet. Links daneben zweizeilig der Schriftzug &quot;DRESDEN concept" title="Logo Dresden-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c-Logo-mini_cmyk.wmf"/>
                                <pic:cNvPicPr/>
                              </pic:nvPicPr>
                              <pic:blipFill>
                                <a:blip r:embed="rId1">
                                  <a:extLst>
                                    <a:ext uri="{28A0092B-C50C-407E-A947-70E740481C1C}">
                                      <a14:useLocalDpi xmlns:a14="http://schemas.microsoft.com/office/drawing/2010/main" val="0"/>
                                    </a:ext>
                                  </a:extLst>
                                </a:blip>
                                <a:stretch>
                                  <a:fillRect/>
                                </a:stretch>
                              </pic:blipFill>
                              <pic:spPr>
                                <a:xfrm>
                                  <a:off x="0" y="0"/>
                                  <a:ext cx="859155" cy="318135"/>
                                </a:xfrm>
                                <a:prstGeom prst="rect">
                                  <a:avLst/>
                                </a:prstGeom>
                              </pic:spPr>
                            </pic:pic>
                          </a:graphicData>
                        </a:graphic>
                      </wp:inline>
                    </w:drawing>
                  </w:r>
                  <w:r w:rsidRPr="00A56146">
                    <w:rPr>
                      <w:noProof/>
                      <w:lang w:eastAsia="de-DE"/>
                    </w:rPr>
                    <w:drawing>
                      <wp:anchor distT="0" distB="0" distL="114300" distR="114300" simplePos="0" relativeHeight="251671552" behindDoc="1" locked="1" layoutInCell="1" allowOverlap="1" wp14:anchorId="45F60C54" wp14:editId="0B43D6B3">
                        <wp:simplePos x="0" y="0"/>
                        <wp:positionH relativeFrom="page">
                          <wp:posOffset>-1219074270</wp:posOffset>
                        </wp:positionH>
                        <wp:positionV relativeFrom="page">
                          <wp:posOffset>-2006633655</wp:posOffset>
                        </wp:positionV>
                        <wp:extent cx="950400" cy="432000"/>
                        <wp:effectExtent l="0" t="0" r="2540" b="6350"/>
                        <wp:wrapNone/>
                        <wp:docPr id="12" name="Grafik 12" descr="Logo. Schriftzug &quot;DRESDEN concept&quot;. Rechts davon befinden sich acht ringförmig angeordnete, unregelmäßige Dreiecke. Diese sind in einem Farbverlauf von dunkelblau im Uhrzeigersinn bis hellgrün gefärbt.«" title="Logo von DRESDEN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C_Logo_66x30_4C.wmf"/>
                                <pic:cNvPicPr/>
                              </pic:nvPicPr>
                              <pic:blipFill>
                                <a:blip r:embed="rId2" cstate="print">
                                  <a:extLst>
                                    <a:ext uri="{28A0092B-C50C-407E-A947-70E740481C1C}">
                                      <a14:useLocalDpi xmlns:a14="http://schemas.microsoft.com/office/drawing/2010/main" val="0"/>
                                    </a:ext>
                                  </a:extLst>
                                </a:blip>
                                <a:stretch>
                                  <a:fillRect/>
                                </a:stretch>
                              </pic:blipFill>
                              <pic:spPr>
                                <a:xfrm>
                                  <a:off x="0" y="0"/>
                                  <a:ext cx="950400" cy="432000"/>
                                </a:xfrm>
                                <a:prstGeom prst="rect">
                                  <a:avLst/>
                                </a:prstGeom>
                              </pic:spPr>
                            </pic:pic>
                          </a:graphicData>
                        </a:graphic>
                        <wp14:sizeRelH relativeFrom="margin">
                          <wp14:pctWidth>0</wp14:pctWidth>
                        </wp14:sizeRelH>
                        <wp14:sizeRelV relativeFrom="margin">
                          <wp14:pctHeight>0</wp14:pctHeight>
                        </wp14:sizeRelV>
                      </wp:anchor>
                    </w:drawing>
                  </w:r>
                </w:p>
              </w:tc>
            </w:tr>
            <w:tr w:rsidR="00EF78ED" w:rsidRPr="00E15E87" w14:paraId="59B0B440" w14:textId="77777777" w:rsidTr="00EF78ED">
              <w:trPr>
                <w:trHeight w:val="80"/>
                <w:tblHeader/>
              </w:trPr>
              <w:tc>
                <w:tcPr>
                  <w:tcW w:w="2028" w:type="dxa"/>
                  <w:tcMar>
                    <w:bottom w:w="113" w:type="dxa"/>
                  </w:tcMar>
                  <w:vAlign w:val="bottom"/>
                </w:tcPr>
                <w:p w14:paraId="6A6F325A" w14:textId="77777777" w:rsidR="00EF78ED" w:rsidRPr="00E15E87" w:rsidRDefault="00EF78ED" w:rsidP="00EF78ED">
                  <w:pPr>
                    <w:pStyle w:val="TUDKontaktFussbereichberschriftH2"/>
                    <w:rPr>
                      <w:i/>
                    </w:rPr>
                  </w:pPr>
                  <w:r w:rsidRPr="0066050D">
                    <w:t>Internet</w:t>
                  </w:r>
                  <w:r>
                    <w:t xml:space="preserve"> www.</w:t>
                  </w:r>
                  <w:r w:rsidRPr="00E15E87">
                    <w:t>tu-dresden.de</w:t>
                  </w:r>
                </w:p>
              </w:tc>
              <w:tc>
                <w:tcPr>
                  <w:tcW w:w="7044" w:type="dxa"/>
                  <w:gridSpan w:val="4"/>
                  <w:tcMar>
                    <w:bottom w:w="113" w:type="dxa"/>
                  </w:tcMar>
                  <w:vAlign w:val="bottom"/>
                </w:tcPr>
                <w:p w14:paraId="46EBA89F" w14:textId="45AAFBB9" w:rsidR="00EF78ED" w:rsidRPr="0066050D" w:rsidRDefault="00EF78ED" w:rsidP="00EF78ED">
                  <w:pPr>
                    <w:pStyle w:val="TUDKontaktFubereichStandard"/>
                    <w:framePr w:wrap="auto" w:vAnchor="margin" w:hAnchor="text" w:yAlign="inline"/>
                    <w:spacing w:line="240" w:lineRule="auto"/>
                    <w:suppressOverlap w:val="0"/>
                    <w:rPr>
                      <w:rFonts w:ascii="Open Sans SemiBold" w:hAnsi="Open Sans SemiBold" w:cs="Open Sans SemiBold"/>
                    </w:rPr>
                  </w:pPr>
                </w:p>
              </w:tc>
            </w:tr>
          </w:tbl>
          <w:p w14:paraId="6AFFE8F1" w14:textId="77777777" w:rsidR="007038C6" w:rsidRPr="00EF78ED" w:rsidRDefault="004B2D62" w:rsidP="00EF78ED">
            <w:pPr>
              <w:pStyle w:val="Fuzeile"/>
              <w:spacing w:before="0" w:after="0"/>
            </w:pP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rPr>
      <w:id w:val="-774716562"/>
      <w:docPartObj>
        <w:docPartGallery w:val="Page Numbers (Bottom of Page)"/>
        <w:docPartUnique/>
      </w:docPartObj>
    </w:sdtPr>
    <w:sdtEndPr/>
    <w:sdtContent>
      <w:p w14:paraId="0B15C206" w14:textId="77777777" w:rsidR="001461F3" w:rsidRPr="00967C29" w:rsidRDefault="001461F3" w:rsidP="00CA41FE">
        <w:pPr>
          <w:pStyle w:val="Fuzeile"/>
          <w:rPr>
            <w:color w:val="808080" w:themeColor="background1" w:themeShade="80"/>
          </w:rPr>
        </w:pPr>
        <w:r>
          <w:rPr>
            <w:noProof/>
            <w:color w:val="808080" w:themeColor="background1" w:themeShade="80"/>
            <w:lang w:eastAsia="de-DE"/>
          </w:rPr>
          <mc:AlternateContent>
            <mc:Choice Requires="wps">
              <w:drawing>
                <wp:anchor distT="0" distB="0" distL="114300" distR="114300" simplePos="0" relativeHeight="251663360" behindDoc="0" locked="1" layoutInCell="1" allowOverlap="1" wp14:anchorId="1D32CA16" wp14:editId="407F649D">
                  <wp:simplePos x="0" y="0"/>
                  <wp:positionH relativeFrom="column">
                    <wp:posOffset>-900430</wp:posOffset>
                  </wp:positionH>
                  <wp:positionV relativeFrom="page">
                    <wp:posOffset>5346700</wp:posOffset>
                  </wp:positionV>
                  <wp:extent cx="180000" cy="0"/>
                  <wp:effectExtent l="0" t="0" r="29845" b="19050"/>
                  <wp:wrapNone/>
                  <wp:docPr id="13" name="Gerader Verbinder 13" descr="vertikale Line schwarz, 5 mm breit" title="Loch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46C35C0" id="Gerader Verbinder 13" o:spid="_x0000_s1026" alt="Titel: Lochmarke - Beschreibung: vertikale Line schwarz, 5 mm breit"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" strokecolor="#009fe3 [3206]" strokeweight=".5pt">
                  <v:stroke joinstyle="miter"/>
                  <w10:wrap anchory="page"/>
                  <w10:anchorlock/>
                </v:line>
              </w:pict>
            </mc:Fallback>
          </mc:AlternateContent>
        </w:r>
        <w:r w:rsidRPr="00967C29">
          <w:rPr>
            <w:color w:val="808080" w:themeColor="background1" w:themeShade="80"/>
          </w:rPr>
          <w:fldChar w:fldCharType="begin"/>
        </w:r>
        <w:r w:rsidRPr="00967C29">
          <w:rPr>
            <w:color w:val="808080" w:themeColor="background1" w:themeShade="80"/>
          </w:rPr>
          <w:instrText>PAGE   \* MERGEFORMAT</w:instrText>
        </w:r>
        <w:r w:rsidRPr="00967C29">
          <w:rPr>
            <w:color w:val="808080" w:themeColor="background1" w:themeShade="80"/>
          </w:rPr>
          <w:fldChar w:fldCharType="separate"/>
        </w:r>
        <w:r w:rsidR="008522D8">
          <w:rPr>
            <w:noProof/>
            <w:color w:val="808080" w:themeColor="background1" w:themeShade="80"/>
          </w:rPr>
          <w:t>2</w:t>
        </w:r>
        <w:r w:rsidRPr="00967C29">
          <w:rPr>
            <w:color w:val="808080" w:themeColor="background1" w:themeShade="80"/>
          </w:rPr>
          <w:fldChar w:fldCharType="end"/>
        </w:r>
        <w:r w:rsidRPr="00967C29">
          <w:rPr>
            <w:color w:val="808080" w:themeColor="background1" w:themeShade="80"/>
          </w:rPr>
          <w:t xml:space="preserve"> / XX</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39099" w14:textId="77777777" w:rsidR="004B2D62" w:rsidRDefault="004B2D62" w:rsidP="005C5990">
      <w:r>
        <w:separator/>
      </w:r>
    </w:p>
  </w:footnote>
  <w:footnote w:type="continuationSeparator" w:id="0">
    <w:p w14:paraId="5155F438" w14:textId="77777777" w:rsidR="004B2D62" w:rsidRDefault="004B2D62" w:rsidP="005C59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76368" w14:textId="77777777" w:rsidR="002C79F8" w:rsidRDefault="000150FA" w:rsidP="005C5990">
    <w:pPr>
      <w:pStyle w:val="Kopfzeile"/>
    </w:pPr>
    <w:r w:rsidRPr="00304A1B">
      <w:rPr>
        <w:noProof/>
        <w:color w:val="727777"/>
        <w:lang w:eastAsia="de-DE"/>
      </w:rPr>
      <mc:AlternateContent>
        <mc:Choice Requires="wps">
          <w:drawing>
            <wp:anchor distT="0" distB="0" distL="114300" distR="114300" simplePos="0" relativeHeight="251665408" behindDoc="0" locked="1" layoutInCell="1" allowOverlap="1" wp14:anchorId="2CFCAFF9" wp14:editId="74F7B3DA">
              <wp:simplePos x="0" y="0"/>
              <wp:positionH relativeFrom="column">
                <wp:posOffset>-900430</wp:posOffset>
              </wp:positionH>
              <wp:positionV relativeFrom="topMargin">
                <wp:posOffset>5346700</wp:posOffset>
              </wp:positionV>
              <wp:extent cx="180000" cy="0"/>
              <wp:effectExtent l="0" t="0" r="29845" b="19050"/>
              <wp:wrapNone/>
              <wp:docPr id="3" name="Gerader Verbinder 3"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24DBCC" id="Gerader Verbinder 3" o:spid="_x0000_s1026" alt="Titel: Falzmarke - Beschreibung:   vertikale Line schwarz, 5 mm breit"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op-margin-area;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" strokecolor="#727777" strokeweight=".5pt">
              <v:stroke joinstyle="miter"/>
              <w10:wrap anchory="margin"/>
              <w10:anchorlock/>
            </v:line>
          </w:pict>
        </mc:Fallback>
      </mc:AlternateContent>
    </w:r>
    <w:r w:rsidR="00711BE6" w:rsidRPr="00304A1B">
      <w:rPr>
        <w:noProof/>
        <w:color w:val="727777"/>
        <w:lang w:eastAsia="de-DE"/>
      </w:rPr>
      <mc:AlternateContent>
        <mc:Choice Requires="wps">
          <w:drawing>
            <wp:anchor distT="0" distB="0" distL="114300" distR="114300" simplePos="0" relativeHeight="251657216" behindDoc="0" locked="1" layoutInCell="1" allowOverlap="1" wp14:anchorId="5DBBAE93" wp14:editId="04252B53">
              <wp:simplePos x="0" y="0"/>
              <wp:positionH relativeFrom="column">
                <wp:posOffset>-900430</wp:posOffset>
              </wp:positionH>
              <wp:positionV relativeFrom="page">
                <wp:posOffset>3780790</wp:posOffset>
              </wp:positionV>
              <wp:extent cx="180000" cy="0"/>
              <wp:effectExtent l="0" t="0" r="29845" b="19050"/>
              <wp:wrapNone/>
              <wp:docPr id="6" name="Gerader Verbinder 6"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093904" id="Gerader Verbinder 6" o:spid="_x0000_s1026" alt="Titel: Falzmarke - Beschreibung:   vertikale Line schwarz, 5 mm breit"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" strokecolor="#727777" strokeweight=".5pt">
              <v:stroke joinstyle="miter"/>
              <w10:wrap anchory="page"/>
              <w10:anchorlock/>
            </v:line>
          </w:pict>
        </mc:Fallback>
      </mc:AlternateContent>
    </w:r>
    <w:r w:rsidR="006D1E0C">
      <w:rPr>
        <w:noProof/>
        <w:lang w:eastAsia="de-DE"/>
      </w:rPr>
      <mc:AlternateContent>
        <mc:Choice Requires="wps">
          <w:drawing>
            <wp:anchor distT="0" distB="0" distL="114300" distR="114300" simplePos="0" relativeHeight="251655168" behindDoc="0" locked="1" layoutInCell="1" allowOverlap="0" wp14:anchorId="20FBD48A" wp14:editId="78156D40">
              <wp:simplePos x="0" y="0"/>
              <wp:positionH relativeFrom="page">
                <wp:posOffset>180340</wp:posOffset>
              </wp:positionH>
              <wp:positionV relativeFrom="page">
                <wp:posOffset>5346700</wp:posOffset>
              </wp:positionV>
              <wp:extent cx="180000" cy="0"/>
              <wp:effectExtent l="0" t="0" r="29845" b="19050"/>
              <wp:wrapNone/>
              <wp:docPr id="4" name="Gerader Verbinder 4"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0FB389" id="Gerader Verbinder 4" o:spid="_x0000_s1026" alt="Titel: vertikale Linie - Beschreibung: vertikale Linie" style="position:absolute;z-index:25165516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AeCLxL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17408" w14:textId="77777777" w:rsidR="001A35AE" w:rsidRDefault="00711BE6" w:rsidP="005C5990">
    <w:pPr>
      <w:pStyle w:val="Kopfzeile"/>
    </w:pPr>
    <w:r>
      <w:rPr>
        <w:noProof/>
        <w:lang w:eastAsia="de-DE"/>
      </w:rPr>
      <mc:AlternateContent>
        <mc:Choice Requires="wps">
          <w:drawing>
            <wp:anchor distT="0" distB="0" distL="114300" distR="114300" simplePos="0" relativeHeight="251661312" behindDoc="0" locked="1" layoutInCell="1" allowOverlap="1" wp14:anchorId="44903EE2" wp14:editId="6CC9443B">
              <wp:simplePos x="0" y="0"/>
              <wp:positionH relativeFrom="column">
                <wp:posOffset>-900430</wp:posOffset>
              </wp:positionH>
              <wp:positionV relativeFrom="page">
                <wp:posOffset>3780790</wp:posOffset>
              </wp:positionV>
              <wp:extent cx="180000" cy="0"/>
              <wp:effectExtent l="0" t="0" r="29845" b="19050"/>
              <wp:wrapNone/>
              <wp:docPr id="2" name="Gerader Verbinder 2" descr="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488833" id="Gerader Verbinder 2" o:spid="_x0000_s1026" alt="Titel: Falzmarke - Beschreibung: vertikale Line schwarz, 5 mm breit"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" strokecolor="#009fe3 [3206]" strokeweight=".5pt">
              <v:stroke joinstyle="miter"/>
              <w10:wrap anchory="page"/>
              <w10:anchorlock/>
            </v:line>
          </w:pict>
        </mc:Fallback>
      </mc:AlternateContent>
    </w:r>
    <w:r w:rsidR="001A35AE">
      <w:rPr>
        <w:noProof/>
        <w:lang w:eastAsia="de-DE"/>
      </w:rPr>
      <mc:AlternateContent>
        <mc:Choice Requires="wps">
          <w:drawing>
            <wp:anchor distT="0" distB="0" distL="114300" distR="114300" simplePos="0" relativeHeight="251659264" behindDoc="0" locked="1" layoutInCell="1" allowOverlap="0" wp14:anchorId="004B8D5D" wp14:editId="6D7ADB0F">
              <wp:simplePos x="0" y="0"/>
              <wp:positionH relativeFrom="page">
                <wp:posOffset>180340</wp:posOffset>
              </wp:positionH>
              <wp:positionV relativeFrom="page">
                <wp:posOffset>5346700</wp:posOffset>
              </wp:positionV>
              <wp:extent cx="180000" cy="0"/>
              <wp:effectExtent l="0" t="0" r="29845" b="19050"/>
              <wp:wrapNone/>
              <wp:docPr id="8" name="Gerader Verbinder 8"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1B62FFB" id="Gerader Verbinder 8" o:spid="_x0000_s1026" alt="Titel: vertikale Linie - Beschreibung: vertikale Linie" style="position:absolute;z-index:25165926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KrbKgT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8E02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33AA5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9F8299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79E71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EA55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4460B6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FF8203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EF8C2E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80620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CD8FF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1751F4"/>
    <w:multiLevelType w:val="multilevel"/>
    <w:tmpl w:val="A8A66ABA"/>
    <w:lvl w:ilvl="0">
      <w:start w:val="1"/>
      <w:numFmt w:val="none"/>
      <w:lvlText w:val="%1"/>
      <w:lvlJc w:val="left"/>
      <w:pPr>
        <w:ind w:left="0" w:firstLine="0"/>
      </w:pPr>
      <w:rPr>
        <w:rFonts w:hint="default"/>
      </w:rPr>
    </w:lvl>
    <w:lvl w:ilvl="1">
      <w:start w:val="1"/>
      <w:numFmt w:val="none"/>
      <w:lvlText w:val="%2"/>
      <w:lvlJc w:val="left"/>
      <w:pPr>
        <w:ind w:left="227" w:firstLine="0"/>
      </w:pPr>
      <w:rPr>
        <w:rFonts w:hint="default"/>
      </w:rPr>
    </w:lvl>
    <w:lvl w:ilvl="2">
      <w:start w:val="1"/>
      <w:numFmt w:val="none"/>
      <w:lvlText w:val="%3"/>
      <w:lvlJc w:val="left"/>
      <w:pPr>
        <w:ind w:left="454" w:firstLine="0"/>
      </w:pPr>
      <w:rPr>
        <w:rFonts w:hint="default"/>
      </w:rPr>
    </w:lvl>
    <w:lvl w:ilvl="3">
      <w:start w:val="1"/>
      <w:numFmt w:val="none"/>
      <w:lvlText w:val=""/>
      <w:lvlJc w:val="left"/>
      <w:pPr>
        <w:ind w:left="681" w:firstLine="0"/>
      </w:pPr>
      <w:rPr>
        <w:rFonts w:hint="default"/>
      </w:rPr>
    </w:lvl>
    <w:lvl w:ilvl="4">
      <w:start w:val="1"/>
      <w:numFmt w:val="none"/>
      <w:lvlText w:val=""/>
      <w:lvlJc w:val="left"/>
      <w:pPr>
        <w:ind w:left="908" w:firstLine="0"/>
      </w:pPr>
      <w:rPr>
        <w:rFonts w:hint="default"/>
      </w:rPr>
    </w:lvl>
    <w:lvl w:ilvl="5">
      <w:start w:val="1"/>
      <w:numFmt w:val="none"/>
      <w:lvlText w:val=""/>
      <w:lvlJc w:val="left"/>
      <w:pPr>
        <w:ind w:left="1135" w:firstLine="0"/>
      </w:pPr>
      <w:rPr>
        <w:rFonts w:hint="default"/>
      </w:rPr>
    </w:lvl>
    <w:lvl w:ilvl="6">
      <w:start w:val="1"/>
      <w:numFmt w:val="none"/>
      <w:lvlText w:val="%7"/>
      <w:lvlJc w:val="left"/>
      <w:pPr>
        <w:ind w:left="1362" w:firstLine="0"/>
      </w:pPr>
      <w:rPr>
        <w:rFonts w:hint="default"/>
      </w:rPr>
    </w:lvl>
    <w:lvl w:ilvl="7">
      <w:start w:val="1"/>
      <w:numFmt w:val="none"/>
      <w:lvlText w:val="%8"/>
      <w:lvlJc w:val="left"/>
      <w:pPr>
        <w:ind w:left="1589" w:firstLine="0"/>
      </w:pPr>
      <w:rPr>
        <w:rFonts w:hint="default"/>
      </w:rPr>
    </w:lvl>
    <w:lvl w:ilvl="8">
      <w:start w:val="1"/>
      <w:numFmt w:val="none"/>
      <w:lvlText w:val="%9"/>
      <w:lvlJc w:val="left"/>
      <w:pPr>
        <w:ind w:left="1816" w:firstLine="0"/>
      </w:pPr>
      <w:rPr>
        <w:rFonts w:hint="default"/>
      </w:rPr>
    </w:lvl>
  </w:abstractNum>
  <w:abstractNum w:abstractNumId="11" w15:restartNumberingAfterBreak="0">
    <w:nsid w:val="1C5E085D"/>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01E485E"/>
    <w:multiLevelType w:val="hybridMultilevel"/>
    <w:tmpl w:val="F76468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55D3341"/>
    <w:multiLevelType w:val="hybridMultilevel"/>
    <w:tmpl w:val="906017B2"/>
    <w:lvl w:ilvl="0" w:tplc="628E71AE">
      <w:start w:val="1"/>
      <w:numFmt w:val="decimal"/>
      <w:pStyle w:val="berschrift2"/>
      <w:lvlText w:val="[%1]"/>
      <w:lvlJc w:val="left"/>
      <w:pPr>
        <w:ind w:left="720" w:hanging="360"/>
      </w:pPr>
      <w:rPr>
        <w:rFonts w:ascii="Open Sans SemiBold" w:hAnsi="Open Sans SemiBold" w:cs="Open Sans SemiBold"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11"/>
  </w:num>
  <w:num w:numId="3">
    <w:abstractNumId w:val="10"/>
  </w:num>
  <w:num w:numId="4">
    <w:abstractNumId w:val="10"/>
  </w:num>
  <w:num w:numId="5">
    <w:abstractNumId w:val="9"/>
  </w:num>
  <w:num w:numId="6">
    <w:abstractNumId w:val="7"/>
  </w:num>
  <w:num w:numId="7">
    <w:abstractNumId w:val="6"/>
  </w:num>
  <w:num w:numId="8">
    <w:abstractNumId w:val="5"/>
  </w:num>
  <w:num w:numId="9">
    <w:abstractNumId w:val="4"/>
  </w:num>
  <w:num w:numId="10">
    <w:abstractNumId w:val="13"/>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75"/>
  <w:embedTrueTypeFonts/>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583"/>
    <w:rsid w:val="00002782"/>
    <w:rsid w:val="00004E20"/>
    <w:rsid w:val="00012EF6"/>
    <w:rsid w:val="000150FA"/>
    <w:rsid w:val="00040036"/>
    <w:rsid w:val="00066448"/>
    <w:rsid w:val="00080DA3"/>
    <w:rsid w:val="000837A9"/>
    <w:rsid w:val="00085C7C"/>
    <w:rsid w:val="00086C13"/>
    <w:rsid w:val="000912B7"/>
    <w:rsid w:val="000935A8"/>
    <w:rsid w:val="000A3487"/>
    <w:rsid w:val="000B0B77"/>
    <w:rsid w:val="000B2C73"/>
    <w:rsid w:val="000E2358"/>
    <w:rsid w:val="000F72C6"/>
    <w:rsid w:val="0010026E"/>
    <w:rsid w:val="0010096B"/>
    <w:rsid w:val="0012185C"/>
    <w:rsid w:val="00124585"/>
    <w:rsid w:val="001248B5"/>
    <w:rsid w:val="0013600F"/>
    <w:rsid w:val="001461F3"/>
    <w:rsid w:val="00164106"/>
    <w:rsid w:val="00190575"/>
    <w:rsid w:val="001A245A"/>
    <w:rsid w:val="001A35AE"/>
    <w:rsid w:val="001C2D95"/>
    <w:rsid w:val="001C6AF9"/>
    <w:rsid w:val="001D4FE0"/>
    <w:rsid w:val="001E245C"/>
    <w:rsid w:val="00201FFC"/>
    <w:rsid w:val="00204169"/>
    <w:rsid w:val="00204B4C"/>
    <w:rsid w:val="00212FB4"/>
    <w:rsid w:val="002131FC"/>
    <w:rsid w:val="0023597A"/>
    <w:rsid w:val="0025298B"/>
    <w:rsid w:val="00261365"/>
    <w:rsid w:val="00264C35"/>
    <w:rsid w:val="002654BC"/>
    <w:rsid w:val="00267C25"/>
    <w:rsid w:val="00280F90"/>
    <w:rsid w:val="002913A4"/>
    <w:rsid w:val="002A13FD"/>
    <w:rsid w:val="002A2749"/>
    <w:rsid w:val="002A62F6"/>
    <w:rsid w:val="002A799B"/>
    <w:rsid w:val="002B07B9"/>
    <w:rsid w:val="002C79F8"/>
    <w:rsid w:val="002D6AB0"/>
    <w:rsid w:val="002E7CAC"/>
    <w:rsid w:val="00302EE4"/>
    <w:rsid w:val="00304A1B"/>
    <w:rsid w:val="00310E0C"/>
    <w:rsid w:val="00314020"/>
    <w:rsid w:val="00315A8B"/>
    <w:rsid w:val="0031725B"/>
    <w:rsid w:val="0032753B"/>
    <w:rsid w:val="00347CE5"/>
    <w:rsid w:val="00352D0D"/>
    <w:rsid w:val="0036019B"/>
    <w:rsid w:val="00364B20"/>
    <w:rsid w:val="003662D4"/>
    <w:rsid w:val="00372E42"/>
    <w:rsid w:val="00375E82"/>
    <w:rsid w:val="003930DD"/>
    <w:rsid w:val="00393552"/>
    <w:rsid w:val="003B6D92"/>
    <w:rsid w:val="003B7C4C"/>
    <w:rsid w:val="003D1C5E"/>
    <w:rsid w:val="003D47AF"/>
    <w:rsid w:val="003D5C0B"/>
    <w:rsid w:val="003D7E5C"/>
    <w:rsid w:val="003E5300"/>
    <w:rsid w:val="003E5E24"/>
    <w:rsid w:val="003E7840"/>
    <w:rsid w:val="003F7394"/>
    <w:rsid w:val="00414B63"/>
    <w:rsid w:val="00421DB8"/>
    <w:rsid w:val="00451855"/>
    <w:rsid w:val="00451F59"/>
    <w:rsid w:val="00453577"/>
    <w:rsid w:val="00455E51"/>
    <w:rsid w:val="00461032"/>
    <w:rsid w:val="00462235"/>
    <w:rsid w:val="00481262"/>
    <w:rsid w:val="00481371"/>
    <w:rsid w:val="00484A22"/>
    <w:rsid w:val="004975E2"/>
    <w:rsid w:val="004B2D62"/>
    <w:rsid w:val="004B2E95"/>
    <w:rsid w:val="004B37FE"/>
    <w:rsid w:val="004D4803"/>
    <w:rsid w:val="004E2CF4"/>
    <w:rsid w:val="004E300C"/>
    <w:rsid w:val="004E7D3D"/>
    <w:rsid w:val="005012DE"/>
    <w:rsid w:val="00511E70"/>
    <w:rsid w:val="00512155"/>
    <w:rsid w:val="0053112C"/>
    <w:rsid w:val="00540242"/>
    <w:rsid w:val="00545572"/>
    <w:rsid w:val="00545BB4"/>
    <w:rsid w:val="005517C0"/>
    <w:rsid w:val="00552953"/>
    <w:rsid w:val="00552D51"/>
    <w:rsid w:val="00564596"/>
    <w:rsid w:val="00564B16"/>
    <w:rsid w:val="00564B83"/>
    <w:rsid w:val="005704EA"/>
    <w:rsid w:val="00574F8B"/>
    <w:rsid w:val="00576204"/>
    <w:rsid w:val="00577C66"/>
    <w:rsid w:val="005824D7"/>
    <w:rsid w:val="00583E25"/>
    <w:rsid w:val="005878C7"/>
    <w:rsid w:val="0059321E"/>
    <w:rsid w:val="00594D56"/>
    <w:rsid w:val="00596FC0"/>
    <w:rsid w:val="005C29F8"/>
    <w:rsid w:val="005C4D9F"/>
    <w:rsid w:val="005C5990"/>
    <w:rsid w:val="005D5726"/>
    <w:rsid w:val="005D5E63"/>
    <w:rsid w:val="005E49BA"/>
    <w:rsid w:val="005E6EAF"/>
    <w:rsid w:val="005F1280"/>
    <w:rsid w:val="0060088B"/>
    <w:rsid w:val="00603D7F"/>
    <w:rsid w:val="0061445B"/>
    <w:rsid w:val="006255EA"/>
    <w:rsid w:val="00640415"/>
    <w:rsid w:val="006555E8"/>
    <w:rsid w:val="0066050D"/>
    <w:rsid w:val="00670891"/>
    <w:rsid w:val="00673ABA"/>
    <w:rsid w:val="0067736C"/>
    <w:rsid w:val="006906B3"/>
    <w:rsid w:val="00692740"/>
    <w:rsid w:val="00697B5D"/>
    <w:rsid w:val="006A44FD"/>
    <w:rsid w:val="006B1871"/>
    <w:rsid w:val="006B3CA6"/>
    <w:rsid w:val="006B4F10"/>
    <w:rsid w:val="006B62DB"/>
    <w:rsid w:val="006C4317"/>
    <w:rsid w:val="006D0445"/>
    <w:rsid w:val="006D1E0C"/>
    <w:rsid w:val="006E4761"/>
    <w:rsid w:val="006F402A"/>
    <w:rsid w:val="006F50E0"/>
    <w:rsid w:val="006F69B0"/>
    <w:rsid w:val="00702BA8"/>
    <w:rsid w:val="007038C6"/>
    <w:rsid w:val="007048DC"/>
    <w:rsid w:val="007066F4"/>
    <w:rsid w:val="0071074C"/>
    <w:rsid w:val="00711BE6"/>
    <w:rsid w:val="007143BE"/>
    <w:rsid w:val="00720F8A"/>
    <w:rsid w:val="007237C0"/>
    <w:rsid w:val="007315A6"/>
    <w:rsid w:val="00731D0C"/>
    <w:rsid w:val="00735EB4"/>
    <w:rsid w:val="00745BC5"/>
    <w:rsid w:val="0075547D"/>
    <w:rsid w:val="00760C25"/>
    <w:rsid w:val="00764253"/>
    <w:rsid w:val="00766891"/>
    <w:rsid w:val="00772FCE"/>
    <w:rsid w:val="00774F2B"/>
    <w:rsid w:val="0077661B"/>
    <w:rsid w:val="00783FB7"/>
    <w:rsid w:val="007B5DEB"/>
    <w:rsid w:val="007D2BE7"/>
    <w:rsid w:val="007E0264"/>
    <w:rsid w:val="007F0332"/>
    <w:rsid w:val="007F6435"/>
    <w:rsid w:val="00806205"/>
    <w:rsid w:val="00807650"/>
    <w:rsid w:val="00813AC4"/>
    <w:rsid w:val="00817797"/>
    <w:rsid w:val="008275E3"/>
    <w:rsid w:val="008461BA"/>
    <w:rsid w:val="008522D8"/>
    <w:rsid w:val="00853531"/>
    <w:rsid w:val="00865AAF"/>
    <w:rsid w:val="00876AF7"/>
    <w:rsid w:val="008801C7"/>
    <w:rsid w:val="00897583"/>
    <w:rsid w:val="0089771D"/>
    <w:rsid w:val="008A4FE0"/>
    <w:rsid w:val="008A6F59"/>
    <w:rsid w:val="008D0D49"/>
    <w:rsid w:val="008D367C"/>
    <w:rsid w:val="008E170E"/>
    <w:rsid w:val="008E40D9"/>
    <w:rsid w:val="008E47DE"/>
    <w:rsid w:val="008F792C"/>
    <w:rsid w:val="0090090A"/>
    <w:rsid w:val="0090193E"/>
    <w:rsid w:val="009075A4"/>
    <w:rsid w:val="00920C5C"/>
    <w:rsid w:val="0092272A"/>
    <w:rsid w:val="009254C7"/>
    <w:rsid w:val="0093653F"/>
    <w:rsid w:val="00947D7E"/>
    <w:rsid w:val="009517AF"/>
    <w:rsid w:val="00957D7C"/>
    <w:rsid w:val="00957E5A"/>
    <w:rsid w:val="00965CEA"/>
    <w:rsid w:val="00967C29"/>
    <w:rsid w:val="009721B6"/>
    <w:rsid w:val="0098209A"/>
    <w:rsid w:val="00994C1F"/>
    <w:rsid w:val="00997732"/>
    <w:rsid w:val="009A245D"/>
    <w:rsid w:val="009A5CC3"/>
    <w:rsid w:val="009B2137"/>
    <w:rsid w:val="009B4367"/>
    <w:rsid w:val="009B47A1"/>
    <w:rsid w:val="009B78FF"/>
    <w:rsid w:val="009D2DD0"/>
    <w:rsid w:val="009D32D8"/>
    <w:rsid w:val="009D3730"/>
    <w:rsid w:val="009D6115"/>
    <w:rsid w:val="009D63C7"/>
    <w:rsid w:val="009F2D48"/>
    <w:rsid w:val="009F4647"/>
    <w:rsid w:val="009F4FB6"/>
    <w:rsid w:val="009F6104"/>
    <w:rsid w:val="009F727A"/>
    <w:rsid w:val="009F7B45"/>
    <w:rsid w:val="00A012FE"/>
    <w:rsid w:val="00A05EAB"/>
    <w:rsid w:val="00A20D9E"/>
    <w:rsid w:val="00A2181F"/>
    <w:rsid w:val="00A21CE0"/>
    <w:rsid w:val="00A23C12"/>
    <w:rsid w:val="00A326F2"/>
    <w:rsid w:val="00A33529"/>
    <w:rsid w:val="00A56146"/>
    <w:rsid w:val="00A6088B"/>
    <w:rsid w:val="00A675AF"/>
    <w:rsid w:val="00A74618"/>
    <w:rsid w:val="00A77480"/>
    <w:rsid w:val="00A77B7B"/>
    <w:rsid w:val="00A844C7"/>
    <w:rsid w:val="00A94F30"/>
    <w:rsid w:val="00A974AF"/>
    <w:rsid w:val="00AA1040"/>
    <w:rsid w:val="00AB7889"/>
    <w:rsid w:val="00AC411C"/>
    <w:rsid w:val="00AC78CF"/>
    <w:rsid w:val="00AD2D3C"/>
    <w:rsid w:val="00AF02E1"/>
    <w:rsid w:val="00AF184C"/>
    <w:rsid w:val="00AF7A82"/>
    <w:rsid w:val="00B009EB"/>
    <w:rsid w:val="00B02B74"/>
    <w:rsid w:val="00B05A33"/>
    <w:rsid w:val="00B11369"/>
    <w:rsid w:val="00B1702F"/>
    <w:rsid w:val="00B21E61"/>
    <w:rsid w:val="00B31494"/>
    <w:rsid w:val="00B44113"/>
    <w:rsid w:val="00B4450B"/>
    <w:rsid w:val="00B51FE8"/>
    <w:rsid w:val="00B5533B"/>
    <w:rsid w:val="00B6751D"/>
    <w:rsid w:val="00B72E3C"/>
    <w:rsid w:val="00B85F8F"/>
    <w:rsid w:val="00B869B7"/>
    <w:rsid w:val="00B91AB7"/>
    <w:rsid w:val="00B932DD"/>
    <w:rsid w:val="00BA06E5"/>
    <w:rsid w:val="00BA3EB4"/>
    <w:rsid w:val="00BA7867"/>
    <w:rsid w:val="00BB323A"/>
    <w:rsid w:val="00BB65E4"/>
    <w:rsid w:val="00BC2D23"/>
    <w:rsid w:val="00BC329C"/>
    <w:rsid w:val="00BD17DF"/>
    <w:rsid w:val="00BD25A5"/>
    <w:rsid w:val="00BD2D8F"/>
    <w:rsid w:val="00BD3610"/>
    <w:rsid w:val="00BE048A"/>
    <w:rsid w:val="00BE14D0"/>
    <w:rsid w:val="00BF30EE"/>
    <w:rsid w:val="00BF6B67"/>
    <w:rsid w:val="00C00E88"/>
    <w:rsid w:val="00C14021"/>
    <w:rsid w:val="00C16ABB"/>
    <w:rsid w:val="00C207EB"/>
    <w:rsid w:val="00C26B8C"/>
    <w:rsid w:val="00C3250E"/>
    <w:rsid w:val="00C3629C"/>
    <w:rsid w:val="00C40DE6"/>
    <w:rsid w:val="00C608C6"/>
    <w:rsid w:val="00C65C5A"/>
    <w:rsid w:val="00C7603C"/>
    <w:rsid w:val="00C77373"/>
    <w:rsid w:val="00C8175E"/>
    <w:rsid w:val="00C915E2"/>
    <w:rsid w:val="00C93ED1"/>
    <w:rsid w:val="00CA41FE"/>
    <w:rsid w:val="00CA451B"/>
    <w:rsid w:val="00CB5D69"/>
    <w:rsid w:val="00CC2C1F"/>
    <w:rsid w:val="00CD3382"/>
    <w:rsid w:val="00CD43FB"/>
    <w:rsid w:val="00CD7F2C"/>
    <w:rsid w:val="00CF7507"/>
    <w:rsid w:val="00D077E4"/>
    <w:rsid w:val="00D34F0E"/>
    <w:rsid w:val="00D406D9"/>
    <w:rsid w:val="00D527C2"/>
    <w:rsid w:val="00D53607"/>
    <w:rsid w:val="00D67182"/>
    <w:rsid w:val="00D75BCC"/>
    <w:rsid w:val="00D95672"/>
    <w:rsid w:val="00DB0F70"/>
    <w:rsid w:val="00DD2F56"/>
    <w:rsid w:val="00DD735E"/>
    <w:rsid w:val="00DF72FD"/>
    <w:rsid w:val="00E05726"/>
    <w:rsid w:val="00E11073"/>
    <w:rsid w:val="00E15E87"/>
    <w:rsid w:val="00E2033F"/>
    <w:rsid w:val="00E26C8D"/>
    <w:rsid w:val="00E47558"/>
    <w:rsid w:val="00E64FF9"/>
    <w:rsid w:val="00E65B25"/>
    <w:rsid w:val="00E7108C"/>
    <w:rsid w:val="00E825B1"/>
    <w:rsid w:val="00E86ABB"/>
    <w:rsid w:val="00E87128"/>
    <w:rsid w:val="00E9618C"/>
    <w:rsid w:val="00EA5D52"/>
    <w:rsid w:val="00EC0DB3"/>
    <w:rsid w:val="00EC20CA"/>
    <w:rsid w:val="00EC64E6"/>
    <w:rsid w:val="00ED3419"/>
    <w:rsid w:val="00EE5AE1"/>
    <w:rsid w:val="00EE6FA5"/>
    <w:rsid w:val="00EF1456"/>
    <w:rsid w:val="00EF5D66"/>
    <w:rsid w:val="00EF78ED"/>
    <w:rsid w:val="00F02CB0"/>
    <w:rsid w:val="00F10591"/>
    <w:rsid w:val="00F15FF5"/>
    <w:rsid w:val="00F256EC"/>
    <w:rsid w:val="00F26D0C"/>
    <w:rsid w:val="00F325C4"/>
    <w:rsid w:val="00F35582"/>
    <w:rsid w:val="00F770C0"/>
    <w:rsid w:val="00F9067A"/>
    <w:rsid w:val="00F91EF5"/>
    <w:rsid w:val="00F955D3"/>
    <w:rsid w:val="00FE2577"/>
    <w:rsid w:val="00FE4C3F"/>
    <w:rsid w:val="00FE548E"/>
    <w:rsid w:val="00FE5DE5"/>
    <w:rsid w:val="00FF74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290AAD"/>
  <w15:chartTrackingRefBased/>
  <w15:docId w15:val="{31258786-6384-45D6-BF3C-BDD57F41F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lsdException w:name="heading 2" w:uiPriority="3"/>
    <w:lsdException w:name="heading 3" w:uiPriority="9" w:qFormat="1"/>
    <w:lsdException w:name="heading 4" w:semiHidden="1" w:uiPriority="9"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iPriority="11" w:unhideWhenUsed="1"/>
    <w:lsdException w:name="index 2" w:semiHidden="1" w:uiPriority="11" w:unhideWhenUsed="1"/>
    <w:lsdException w:name="index 3" w:semiHidden="1" w:uiPriority="11" w:unhideWhenUsed="1"/>
    <w:lsdException w:name="index 4" w:semiHidden="1" w:uiPriority="11" w:unhideWhenUsed="1"/>
    <w:lsdException w:name="index 5" w:semiHidden="1" w:uiPriority="11" w:unhideWhenUsed="1"/>
    <w:lsdException w:name="index 6" w:semiHidden="1" w:uiPriority="11" w:unhideWhenUsed="1"/>
    <w:lsdException w:name="index 7" w:semiHidden="1" w:uiPriority="11" w:unhideWhenUsed="1"/>
    <w:lsdException w:name="index 8" w:semiHidden="1" w:uiPriority="11" w:unhideWhenUsed="1"/>
    <w:lsdException w:name="index 9" w:semiHidden="1" w:uiPriority="11" w:unhideWhenUsed="1"/>
    <w:lsdException w:name="toc 1" w:semiHidden="1" w:uiPriority="10" w:unhideWhenUsed="1"/>
    <w:lsdException w:name="toc 2" w:semiHidden="1" w:uiPriority="10" w:unhideWhenUsed="1"/>
    <w:lsdException w:name="toc 3" w:semiHidden="1" w:uiPriority="10" w:unhideWhenUsed="1"/>
    <w:lsdException w:name="toc 4" w:semiHidden="1" w:uiPriority="10" w:unhideWhenUsed="1"/>
    <w:lsdException w:name="toc 5" w:semiHidden="1" w:uiPriority="10" w:unhideWhenUsed="1"/>
    <w:lsdException w:name="toc 6" w:semiHidden="1" w:uiPriority="10" w:unhideWhenUsed="1"/>
    <w:lsdException w:name="toc 7" w:semiHidden="1" w:uiPriority="10" w:unhideWhenUsed="1"/>
    <w:lsdException w:name="toc 8" w:semiHidden="1" w:uiPriority="10" w:unhideWhenUsed="1"/>
    <w:lsdException w:name="toc 9" w:semiHidden="1" w:uiPriority="10" w:unhideWhenUsed="1"/>
    <w:lsdException w:name="Normal Indent" w:semiHidden="1" w:unhideWhenUsed="1"/>
    <w:lsdException w:name="footnote text" w:semiHidden="1" w:uiPriority="11" w:unhideWhenUsed="1"/>
    <w:lsdException w:name="annotation text" w:semiHidden="1" w:unhideWhenUsed="1"/>
    <w:lsdException w:name="header" w:semiHidden="1" w:unhideWhenUsed="1"/>
    <w:lsdException w:name="footer" w:semiHidden="1" w:unhideWhenUsed="1"/>
    <w:lsdException w:name="index heading" w:semiHidden="1" w:uiPriority="11" w:unhideWhenUsed="1"/>
    <w:lsdException w:name="caption" w:uiPriority="5" w:qFormat="1"/>
    <w:lsdException w:name="table of figures" w:semiHidden="1" w:uiPriority="10" w:unhideWhenUsed="1"/>
    <w:lsdException w:name="envelope address" w:semiHidden="1" w:unhideWhenUsed="1"/>
    <w:lsdException w:name="envelope return" w:semiHidden="1" w:unhideWhenUsed="1"/>
    <w:lsdException w:name="footnote reference" w:semiHidden="1" w:uiPriority="1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7" w:unhideWhenUsed="1"/>
    <w:lsdException w:name="List Bullet" w:semiHidden="1" w:unhideWhenUsed="1"/>
    <w:lsdException w:name="List Number" w:semiHidden="1" w:unhideWhenUsed="1"/>
    <w:lsdException w:name="List 2" w:semiHidden="1" w:uiPriority="7" w:unhideWhenUsed="1"/>
    <w:lsdException w:name="List 3" w:semiHidden="1" w:uiPriority="7" w:unhideWhenUsed="1"/>
    <w:lsdException w:name="List 4" w:semiHidden="1" w:uiPriority="7" w:unhideWhenUsed="1"/>
    <w:lsdException w:name="List 5" w:semiHidden="1" w:uiPriority="7"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1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4" w:unhideWhenUsed="1"/>
    <w:lsdException w:name="FollowedHyperlink" w:semiHidden="1" w:unhideWhenUsed="1"/>
    <w:lsdException w:name="Strong" w:uiPriority="1"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 w:qFormat="1"/>
    <w:lsdException w:name="Quote" w:uiPriority="8" w:qFormat="1"/>
    <w:lsdException w:name="Intense Quote" w:uiPriority="8"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8" w:qFormat="1"/>
    <w:lsdException w:name="Intense Emphasis" w:uiPriority="8" w:qFormat="1"/>
    <w:lsdException w:name="Subtle Reference" w:uiPriority="8" w:qFormat="1"/>
    <w:lsdException w:name="Intense Reference" w:uiPriority="8" w:qFormat="1"/>
    <w:lsdException w:name="Book Title" w:semiHidden="1" w:uiPriority="2" w:unhideWhenUsed="1" w:qFormat="1"/>
    <w:lsdException w:name="Bibliography" w:semiHidden="1" w:unhideWhenUsed="1"/>
    <w:lsdException w:name="TOC Heading" w:semiHidden="1" w:uiPriority="1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B07B9"/>
    <w:pPr>
      <w:tabs>
        <w:tab w:val="left" w:pos="4876"/>
      </w:tabs>
      <w:spacing w:after="240" w:line="240" w:lineRule="atLeast"/>
      <w:textboxTightWrap w:val="allLines"/>
    </w:pPr>
    <w:rPr>
      <w:color w:val="000000" w:themeColor="text1"/>
    </w:rPr>
  </w:style>
  <w:style w:type="paragraph" w:styleId="berschrift1">
    <w:name w:val="heading 1"/>
    <w:basedOn w:val="Standard"/>
    <w:next w:val="Standard"/>
    <w:link w:val="berschrift1Zchn"/>
    <w:uiPriority w:val="3"/>
    <w:rsid w:val="0025298B"/>
    <w:pPr>
      <w:keepNext/>
      <w:keepLines/>
      <w:spacing w:before="480" w:after="120"/>
      <w:outlineLvl w:val="0"/>
    </w:pPr>
    <w:rPr>
      <w:rFonts w:eastAsiaTheme="majorEastAsia" w:cs="Open Sans"/>
      <w:b/>
      <w:szCs w:val="32"/>
    </w:rPr>
  </w:style>
  <w:style w:type="paragraph" w:styleId="berschrift2">
    <w:name w:val="heading 2"/>
    <w:basedOn w:val="berschrift1"/>
    <w:next w:val="Standard"/>
    <w:link w:val="berschrift2Zchn"/>
    <w:uiPriority w:val="3"/>
    <w:rsid w:val="00F26D0C"/>
    <w:pPr>
      <w:numPr>
        <w:numId w:val="10"/>
      </w:numPr>
      <w:tabs>
        <w:tab w:val="clear" w:pos="4876"/>
        <w:tab w:val="left" w:pos="284"/>
      </w:tabs>
      <w:spacing w:before="0" w:after="60"/>
      <w:ind w:left="284" w:hanging="284"/>
      <w:outlineLvl w:val="1"/>
    </w:pPr>
    <w:rPr>
      <w:rFonts w:ascii="Open Sans SemiBold" w:hAnsi="Open Sans SemiBold" w:cs="Open Sans SemiBold"/>
      <w:b w:val="0"/>
    </w:rPr>
  </w:style>
  <w:style w:type="paragraph" w:styleId="berschrift3">
    <w:name w:val="heading 3"/>
    <w:basedOn w:val="berschrift2"/>
    <w:next w:val="Standard"/>
    <w:link w:val="berschrift3Zchn"/>
    <w:uiPriority w:val="3"/>
    <w:qFormat/>
    <w:rsid w:val="00594D56"/>
    <w:pPr>
      <w:numPr>
        <w:numId w:val="0"/>
      </w:numPr>
      <w:outlineLvl w:val="2"/>
    </w:pPr>
    <w:rPr>
      <w:rFonts w:cs="Open Sans"/>
      <w:color w:val="808080" w:themeColor="background1" w:themeShade="80"/>
    </w:rPr>
  </w:style>
  <w:style w:type="paragraph" w:styleId="berschrift4">
    <w:name w:val="heading 4"/>
    <w:basedOn w:val="berschrift1"/>
    <w:next w:val="Standard"/>
    <w:link w:val="berschrift4Zchn"/>
    <w:uiPriority w:val="3"/>
    <w:unhideWhenUsed/>
    <w:qFormat/>
    <w:rsid w:val="00AF7A82"/>
    <w:pPr>
      <w:outlineLvl w:val="3"/>
    </w:pPr>
    <w:rPr>
      <w:sz w:val="26"/>
      <w:szCs w:val="26"/>
    </w:rPr>
  </w:style>
  <w:style w:type="paragraph" w:styleId="berschrift5">
    <w:name w:val="heading 5"/>
    <w:basedOn w:val="berschrift4"/>
    <w:next w:val="Standard"/>
    <w:link w:val="berschrift5Zchn"/>
    <w:uiPriority w:val="3"/>
    <w:unhideWhenUsed/>
    <w:qFormat/>
    <w:rsid w:val="00AF7A82"/>
    <w:pPr>
      <w:outlineLvl w:val="4"/>
    </w:pPr>
    <w:rPr>
      <w:rFonts w:ascii="Open Sans SemiBold" w:hAnsi="Open Sans SemiBold" w:cs="Open Sans SemiBold"/>
      <w:b w:val="0"/>
    </w:rPr>
  </w:style>
  <w:style w:type="paragraph" w:styleId="berschrift6">
    <w:name w:val="heading 6"/>
    <w:basedOn w:val="berschrift4"/>
    <w:next w:val="Standard"/>
    <w:link w:val="berschrift6Zchn"/>
    <w:uiPriority w:val="3"/>
    <w:unhideWhenUsed/>
    <w:qFormat/>
    <w:rsid w:val="00AF7A82"/>
    <w:pPr>
      <w:outlineLvl w:val="5"/>
    </w:pPr>
    <w:rPr>
      <w:sz w:val="22"/>
      <w:szCs w:val="22"/>
    </w:rPr>
  </w:style>
  <w:style w:type="paragraph" w:styleId="berschrift7">
    <w:name w:val="heading 7"/>
    <w:basedOn w:val="berschrift6"/>
    <w:next w:val="Standard"/>
    <w:link w:val="berschrift7Zchn"/>
    <w:uiPriority w:val="3"/>
    <w:unhideWhenUsed/>
    <w:qFormat/>
    <w:rsid w:val="00AF7A82"/>
    <w:pPr>
      <w:outlineLvl w:val="6"/>
    </w:pPr>
    <w:rPr>
      <w:rFonts w:ascii="Open Sans SemiBold" w:hAnsi="Open Sans SemiBold" w:cs="Open Sans SemiBold"/>
      <w:b w:val="0"/>
    </w:rPr>
  </w:style>
  <w:style w:type="paragraph" w:styleId="berschrift8">
    <w:name w:val="heading 8"/>
    <w:basedOn w:val="berschrift7"/>
    <w:next w:val="Standard"/>
    <w:link w:val="berschrift8Zchn"/>
    <w:uiPriority w:val="3"/>
    <w:unhideWhenUsed/>
    <w:qFormat/>
    <w:rsid w:val="00AF7A82"/>
    <w:pPr>
      <w:outlineLvl w:val="7"/>
    </w:pPr>
    <w:rPr>
      <w:b/>
      <w:sz w:val="18"/>
      <w:szCs w:val="18"/>
    </w:rPr>
  </w:style>
  <w:style w:type="paragraph" w:styleId="berschrift9">
    <w:name w:val="heading 9"/>
    <w:basedOn w:val="berschrift8"/>
    <w:next w:val="Standard"/>
    <w:link w:val="berschrift9Zchn"/>
    <w:uiPriority w:val="3"/>
    <w:unhideWhenUsed/>
    <w:qFormat/>
    <w:rsid w:val="00AF7A82"/>
    <w:pPr>
      <w:outlineLvl w:val="8"/>
    </w:pPr>
    <w:rPr>
      <w:b w:val="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F1280"/>
    <w:rPr>
      <w:rFonts w:ascii="Segoe UI" w:hAnsi="Segoe UI" w:cs="Segoe UI"/>
      <w:color w:val="000000" w:themeColor="text1"/>
      <w:sz w:val="18"/>
      <w:szCs w:val="18"/>
    </w:rPr>
  </w:style>
  <w:style w:type="character" w:customStyle="1" w:styleId="berschrift1Zchn">
    <w:name w:val="Überschrift 1 Zchn"/>
    <w:basedOn w:val="Absatz-Standardschriftart"/>
    <w:link w:val="berschrift1"/>
    <w:uiPriority w:val="3"/>
    <w:rsid w:val="0025298B"/>
    <w:rPr>
      <w:rFonts w:eastAsiaTheme="majorEastAsia" w:cs="Open Sans"/>
      <w:b/>
      <w:color w:val="000000" w:themeColor="text1"/>
      <w:szCs w:val="32"/>
    </w:rPr>
  </w:style>
  <w:style w:type="character" w:customStyle="1" w:styleId="berschrift2Zchn">
    <w:name w:val="Überschrift 2 Zchn"/>
    <w:basedOn w:val="Absatz-Standardschriftart"/>
    <w:link w:val="berschrift2"/>
    <w:uiPriority w:val="3"/>
    <w:rsid w:val="00F26D0C"/>
    <w:rPr>
      <w:rFonts w:ascii="Open Sans SemiBold" w:eastAsiaTheme="majorEastAsia" w:hAnsi="Open Sans SemiBold" w:cs="Open Sans SemiBold"/>
      <w:color w:val="000000" w:themeColor="text1"/>
      <w:szCs w:val="32"/>
    </w:rPr>
  </w:style>
  <w:style w:type="character" w:customStyle="1" w:styleId="Kursiv">
    <w:name w:val="Kursiv"/>
    <w:basedOn w:val="Absatz-Standardschriftart"/>
    <w:uiPriority w:val="1"/>
    <w:qFormat/>
    <w:rsid w:val="00670891"/>
    <w:rPr>
      <w:i/>
    </w:rPr>
  </w:style>
  <w:style w:type="paragraph" w:customStyle="1" w:styleId="1TUDabsendendeStruktureinheit">
    <w:name w:val="1_TUD_absendende Struktureinheit"/>
    <w:basedOn w:val="Standard"/>
    <w:link w:val="1TUDabsendendeStruktureinheitZchn"/>
    <w:uiPriority w:val="6"/>
    <w:qFormat/>
    <w:rsid w:val="006906B3"/>
    <w:pPr>
      <w:spacing w:after="0"/>
    </w:pPr>
    <w:rPr>
      <w:rFonts w:ascii="Open Sans SemiBold" w:hAnsi="Open Sans SemiBold" w:cs="Open Sans SemiBold"/>
      <w:noProof/>
      <w:color w:val="727277"/>
      <w:sz w:val="18"/>
      <w:szCs w:val="18"/>
      <w:lang w:eastAsia="de-DE"/>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TUDAdressfeldTUD">
    <w:name w:val="2_TUD_Adressfeld_TUD"/>
    <w:basedOn w:val="Standard"/>
    <w:link w:val="2TUDAdressfeldTUDZchn"/>
    <w:uiPriority w:val="6"/>
    <w:qFormat/>
    <w:rsid w:val="006906B3"/>
    <w:pPr>
      <w:spacing w:before="600" w:after="480"/>
    </w:pPr>
    <w:rPr>
      <w:color w:val="727277"/>
      <w:sz w:val="14"/>
      <w:szCs w:val="14"/>
    </w:rPr>
  </w:style>
  <w:style w:type="paragraph" w:customStyle="1" w:styleId="3TUDAdressfeldAnschrift">
    <w:name w:val="3_TUD_Adressfeld_Anschrift"/>
    <w:basedOn w:val="Standard"/>
    <w:link w:val="3TUDAdressfeldAnschriftZchn"/>
    <w:uiPriority w:val="6"/>
    <w:qFormat/>
    <w:rsid w:val="00414B63"/>
    <w:pPr>
      <w:contextualSpacing/>
    </w:pPr>
    <w:rPr>
      <w:sz w:val="18"/>
      <w:szCs w:val="18"/>
    </w:rPr>
  </w:style>
  <w:style w:type="character" w:customStyle="1" w:styleId="2TUDAdressfeldTUDZchn">
    <w:name w:val="2_TUD_Adressfeld_TUD Zchn"/>
    <w:basedOn w:val="Absatz-Standardschriftart"/>
    <w:link w:val="2TUDAdressfeldTUD"/>
    <w:uiPriority w:val="6"/>
    <w:rsid w:val="006906B3"/>
    <w:rPr>
      <w:color w:val="727277"/>
      <w:sz w:val="14"/>
      <w:szCs w:val="14"/>
    </w:rPr>
  </w:style>
  <w:style w:type="paragraph" w:customStyle="1" w:styleId="4TUDKontaktangaben">
    <w:name w:val="4_TUD_Kontaktangaben"/>
    <w:basedOn w:val="2TUDAdressfeldTUD"/>
    <w:link w:val="4TUDKontaktangabenZchn"/>
    <w:uiPriority w:val="6"/>
    <w:qFormat/>
    <w:rsid w:val="008D367C"/>
    <w:pPr>
      <w:tabs>
        <w:tab w:val="clear" w:pos="4876"/>
        <w:tab w:val="left" w:pos="993"/>
      </w:tabs>
      <w:spacing w:before="400" w:after="240"/>
      <w:contextualSpacing/>
    </w:pPr>
  </w:style>
  <w:style w:type="character" w:customStyle="1" w:styleId="3TUDAdressfeldAnschriftZchn">
    <w:name w:val="3_TUD_Adressfeld_Anschrift Zchn"/>
    <w:basedOn w:val="2TUDAdressfeldTUDZchn"/>
    <w:link w:val="3TUDAdressfeldAnschrift"/>
    <w:uiPriority w:val="6"/>
    <w:rsid w:val="00414B63"/>
    <w:rPr>
      <w:color w:val="000000" w:themeColor="text1"/>
      <w:sz w:val="18"/>
      <w:szCs w:val="18"/>
    </w:rPr>
  </w:style>
  <w:style w:type="character" w:styleId="Fett">
    <w:name w:val="Strong"/>
    <w:basedOn w:val="Absatz-Standardschriftart"/>
    <w:uiPriority w:val="1"/>
    <w:qFormat/>
    <w:rsid w:val="00D34F0E"/>
    <w:rPr>
      <w:b/>
      <w:bCs/>
    </w:rPr>
  </w:style>
  <w:style w:type="paragraph" w:styleId="Kopfzeile">
    <w:name w:val="header"/>
    <w:basedOn w:val="Standard"/>
    <w:link w:val="KopfzeileZchn"/>
    <w:uiPriority w:val="13"/>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13"/>
    <w:semiHidden/>
    <w:rsid w:val="005F1280"/>
    <w:rPr>
      <w:color w:val="000000" w:themeColor="text1"/>
    </w:rPr>
  </w:style>
  <w:style w:type="paragraph" w:styleId="Fuzeile">
    <w:name w:val="footer"/>
    <w:basedOn w:val="Standard"/>
    <w:link w:val="FuzeileZchn"/>
    <w:uiPriority w:val="99"/>
    <w:rsid w:val="00CA451B"/>
    <w:pPr>
      <w:spacing w:before="240" w:after="60" w:line="240" w:lineRule="auto"/>
      <w:contextualSpacing/>
      <w:jc w:val="right"/>
    </w:pPr>
    <w:rPr>
      <w:color w:val="727277"/>
      <w:sz w:val="14"/>
      <w:szCs w:val="14"/>
    </w:rPr>
  </w:style>
  <w:style w:type="character" w:customStyle="1" w:styleId="FuzeileZchn">
    <w:name w:val="Fußzeile Zchn"/>
    <w:basedOn w:val="Absatz-Standardschriftart"/>
    <w:link w:val="Fuzeile"/>
    <w:uiPriority w:val="99"/>
    <w:rsid w:val="00CA451B"/>
    <w:rPr>
      <w:color w:val="727277"/>
      <w:sz w:val="14"/>
      <w:szCs w:val="14"/>
    </w:rPr>
  </w:style>
  <w:style w:type="character" w:customStyle="1" w:styleId="4TUDKontaktangabenZchn">
    <w:name w:val="4_TUD_Kontaktangaben Zchn"/>
    <w:basedOn w:val="2TUDAdressfeldTUDZchn"/>
    <w:link w:val="4TUDKontaktangaben"/>
    <w:uiPriority w:val="6"/>
    <w:rsid w:val="008D367C"/>
    <w:rPr>
      <w:color w:val="727277"/>
      <w:sz w:val="14"/>
      <w:szCs w:val="14"/>
    </w:rPr>
  </w:style>
  <w:style w:type="character" w:customStyle="1" w:styleId="1TUDabsendendeStruktureinheitZchn">
    <w:name w:val="1_TUD_absendende Struktureinheit Zchn"/>
    <w:basedOn w:val="Absatz-Standardschriftart"/>
    <w:link w:val="1TUDabsendendeStruktureinheit"/>
    <w:uiPriority w:val="6"/>
    <w:rsid w:val="006906B3"/>
    <w:rPr>
      <w:rFonts w:ascii="Open Sans SemiBold" w:hAnsi="Open Sans SemiBold" w:cs="Open Sans SemiBold"/>
      <w:noProof/>
      <w:color w:val="727277"/>
      <w:sz w:val="18"/>
      <w:szCs w:val="18"/>
      <w:lang w:eastAsia="de-DE"/>
    </w:rPr>
  </w:style>
  <w:style w:type="paragraph" w:styleId="Beschriftung">
    <w:name w:val="caption"/>
    <w:basedOn w:val="Standard"/>
    <w:next w:val="Standard"/>
    <w:uiPriority w:val="5"/>
    <w:qFormat/>
    <w:rsid w:val="006906B3"/>
    <w:pPr>
      <w:spacing w:after="200" w:line="240" w:lineRule="auto"/>
    </w:pPr>
    <w:rPr>
      <w:i/>
      <w:iCs/>
      <w:color w:val="727277"/>
      <w:sz w:val="18"/>
      <w:szCs w:val="18"/>
    </w:rPr>
  </w:style>
  <w:style w:type="character" w:customStyle="1" w:styleId="berschrift3Zchn">
    <w:name w:val="Überschrift 3 Zchn"/>
    <w:basedOn w:val="Absatz-Standardschriftart"/>
    <w:link w:val="berschrift3"/>
    <w:uiPriority w:val="3"/>
    <w:rsid w:val="00462235"/>
    <w:rPr>
      <w:rFonts w:ascii="Open Sans SemiBold" w:eastAsiaTheme="majorEastAsia" w:hAnsi="Open Sans SemiBold" w:cs="Open Sans"/>
      <w:color w:val="808080" w:themeColor="background1" w:themeShade="80"/>
      <w:szCs w:val="32"/>
    </w:rPr>
  </w:style>
  <w:style w:type="character" w:customStyle="1" w:styleId="berschrift4Zchn">
    <w:name w:val="Überschrift 4 Zchn"/>
    <w:basedOn w:val="Absatz-Standardschriftart"/>
    <w:link w:val="berschrift4"/>
    <w:uiPriority w:val="3"/>
    <w:rsid w:val="00AF7A82"/>
    <w:rPr>
      <w:rFonts w:eastAsiaTheme="majorEastAsia" w:cs="Open Sans"/>
      <w:b/>
      <w:color w:val="000000" w:themeColor="text1"/>
      <w:sz w:val="26"/>
      <w:szCs w:val="26"/>
    </w:rPr>
  </w:style>
  <w:style w:type="table" w:styleId="EinfacheTabelle2">
    <w:name w:val="Plain Table 2"/>
    <w:basedOn w:val="NormaleTabelle"/>
    <w:uiPriority w:val="42"/>
    <w:rsid w:val="00A21C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5TUDBetreffzeile">
    <w:name w:val="5_TUD_Betreffzeile"/>
    <w:basedOn w:val="Standard"/>
    <w:uiPriority w:val="6"/>
    <w:qFormat/>
    <w:rsid w:val="008D367C"/>
    <w:pPr>
      <w:spacing w:before="480"/>
      <w:outlineLvl w:val="0"/>
    </w:pPr>
    <w:rPr>
      <w:b/>
    </w:rPr>
  </w:style>
  <w:style w:type="character" w:styleId="Hyperlink">
    <w:name w:val="Hyperlink"/>
    <w:basedOn w:val="Absatz-Standardschriftart"/>
    <w:uiPriority w:val="4"/>
    <w:unhideWhenUsed/>
    <w:rsid w:val="00E65B25"/>
    <w:rPr>
      <w:b w:val="0"/>
      <w:color w:val="0069B4" w:themeColor="accent2"/>
      <w:u w:val="none"/>
    </w:rPr>
  </w:style>
  <w:style w:type="paragraph" w:customStyle="1" w:styleId="Bild">
    <w:name w:val="Bild"/>
    <w:basedOn w:val="4TUDKontaktangaben"/>
    <w:uiPriority w:val="5"/>
    <w:qFormat/>
    <w:rsid w:val="00B44113"/>
    <w:pPr>
      <w:spacing w:before="120" w:after="60"/>
      <w:contextualSpacing w:val="0"/>
    </w:pPr>
    <w:rPr>
      <w:sz w:val="18"/>
    </w:rPr>
  </w:style>
  <w:style w:type="paragraph" w:customStyle="1" w:styleId="TUDKontaktFubereichStandard">
    <w:name w:val="TUD_Kontakt_Fußbereich Standard"/>
    <w:basedOn w:val="Standard"/>
    <w:uiPriority w:val="6"/>
    <w:qFormat/>
    <w:rsid w:val="006906B3"/>
    <w:pPr>
      <w:framePr w:wrap="around" w:vAnchor="page" w:hAnchor="margin" w:y="14573"/>
      <w:spacing w:after="0" w:line="160" w:lineRule="exact"/>
      <w:suppressOverlap/>
    </w:pPr>
    <w:rPr>
      <w:color w:val="727277"/>
      <w:spacing w:val="4"/>
      <w:sz w:val="12"/>
    </w:rPr>
  </w:style>
  <w:style w:type="paragraph" w:customStyle="1" w:styleId="TUDKontaktFussbereichberschriftH2">
    <w:name w:val="TUD_Kontakt_Fussbereich_Überschrift_H2"/>
    <w:basedOn w:val="TUDKontaktFubereichStandard"/>
    <w:uiPriority w:val="6"/>
    <w:qFormat/>
    <w:rsid w:val="006906B3"/>
    <w:pPr>
      <w:framePr w:wrap="auto" w:vAnchor="margin" w:hAnchor="text" w:yAlign="inline"/>
      <w:spacing w:line="240" w:lineRule="auto"/>
      <w:suppressOverlap w:val="0"/>
    </w:pPr>
    <w:rPr>
      <w:rFonts w:ascii="Open Sans SemiBold" w:hAnsi="Open Sans SemiBold" w:cs="Open Sans SemiBold"/>
    </w:rPr>
  </w:style>
  <w:style w:type="paragraph" w:customStyle="1" w:styleId="TUDKontaktberschrift">
    <w:name w:val="TUD_Kontakt_Überschrift"/>
    <w:basedOn w:val="Fuzeile"/>
    <w:uiPriority w:val="6"/>
    <w:qFormat/>
    <w:rsid w:val="000B2C73"/>
    <w:pPr>
      <w:spacing w:after="0"/>
      <w:outlineLvl w:val="1"/>
    </w:pPr>
    <w:rPr>
      <w:b/>
    </w:rPr>
  </w:style>
  <w:style w:type="character" w:styleId="BesuchterLink">
    <w:name w:val="FollowedHyperlink"/>
    <w:basedOn w:val="Absatz-Standardschriftart"/>
    <w:uiPriority w:val="4"/>
    <w:semiHidden/>
    <w:unhideWhenUsed/>
    <w:rsid w:val="002E7CAC"/>
    <w:rPr>
      <w:color w:val="009FE3" w:themeColor="followedHyperlink"/>
      <w:u w:val="single"/>
    </w:rPr>
  </w:style>
  <w:style w:type="paragraph" w:customStyle="1" w:styleId="TUDKontaktFussbereichH1">
    <w:name w:val="TUD_Kontakt_Fussbereich_H1"/>
    <w:basedOn w:val="TUDKontaktFussbereichberschriftH2"/>
    <w:uiPriority w:val="6"/>
    <w:qFormat/>
    <w:rsid w:val="00204169"/>
    <w:rPr>
      <w:i/>
      <w:color w:val="FFFFFF" w:themeColor="background1"/>
    </w:rPr>
  </w:style>
  <w:style w:type="character" w:customStyle="1" w:styleId="berschrift5Zchn">
    <w:name w:val="Überschrift 5 Zchn"/>
    <w:basedOn w:val="Absatz-Standardschriftart"/>
    <w:link w:val="berschrift5"/>
    <w:uiPriority w:val="3"/>
    <w:rsid w:val="00AF7A82"/>
    <w:rPr>
      <w:rFonts w:ascii="Open Sans SemiBold" w:eastAsiaTheme="majorEastAsia" w:hAnsi="Open Sans SemiBold" w:cs="Open Sans SemiBold"/>
      <w:color w:val="000000" w:themeColor="text1"/>
      <w:sz w:val="26"/>
      <w:szCs w:val="26"/>
    </w:rPr>
  </w:style>
  <w:style w:type="character" w:customStyle="1" w:styleId="berschrift6Zchn">
    <w:name w:val="Überschrift 6 Zchn"/>
    <w:basedOn w:val="Absatz-Standardschriftart"/>
    <w:link w:val="berschrift6"/>
    <w:uiPriority w:val="3"/>
    <w:rsid w:val="00AF7A82"/>
    <w:rPr>
      <w:rFonts w:eastAsiaTheme="majorEastAsia" w:cs="Open Sans"/>
      <w:b/>
      <w:color w:val="000000" w:themeColor="text1"/>
      <w:sz w:val="22"/>
      <w:szCs w:val="22"/>
    </w:rPr>
  </w:style>
  <w:style w:type="character" w:customStyle="1" w:styleId="berschrift7Zchn">
    <w:name w:val="Überschrift 7 Zchn"/>
    <w:basedOn w:val="Absatz-Standardschriftart"/>
    <w:link w:val="berschrift7"/>
    <w:uiPriority w:val="3"/>
    <w:rsid w:val="00AF7A82"/>
    <w:rPr>
      <w:rFonts w:ascii="Open Sans SemiBold" w:eastAsiaTheme="majorEastAsia" w:hAnsi="Open Sans SemiBold" w:cs="Open Sans SemiBold"/>
      <w:color w:val="000000" w:themeColor="text1"/>
      <w:sz w:val="22"/>
      <w:szCs w:val="22"/>
    </w:rPr>
  </w:style>
  <w:style w:type="character" w:customStyle="1" w:styleId="berschrift8Zchn">
    <w:name w:val="Überschrift 8 Zchn"/>
    <w:basedOn w:val="Absatz-Standardschriftart"/>
    <w:link w:val="berschrift8"/>
    <w:uiPriority w:val="3"/>
    <w:rsid w:val="00AF7A82"/>
    <w:rPr>
      <w:rFonts w:eastAsiaTheme="majorEastAsia" w:cs="Open Sans"/>
      <w:b/>
      <w:color w:val="000000" w:themeColor="text1"/>
      <w:sz w:val="18"/>
      <w:szCs w:val="18"/>
    </w:rPr>
  </w:style>
  <w:style w:type="character" w:customStyle="1" w:styleId="berschrift9Zchn">
    <w:name w:val="Überschrift 9 Zchn"/>
    <w:basedOn w:val="Absatz-Standardschriftart"/>
    <w:link w:val="berschrift9"/>
    <w:uiPriority w:val="3"/>
    <w:rsid w:val="00AF7A82"/>
    <w:rPr>
      <w:rFonts w:ascii="Open Sans SemiBold" w:eastAsiaTheme="majorEastAsia" w:hAnsi="Open Sans SemiBold" w:cs="Open Sans SemiBold"/>
      <w:color w:val="000000" w:themeColor="text1"/>
      <w:sz w:val="18"/>
      <w:szCs w:val="18"/>
    </w:rPr>
  </w:style>
  <w:style w:type="character" w:customStyle="1" w:styleId="Farbe">
    <w:name w:val="Farbe"/>
    <w:basedOn w:val="Absatz-Standardschriftart"/>
    <w:uiPriority w:val="1"/>
    <w:qFormat/>
    <w:rsid w:val="00D53607"/>
    <w:rPr>
      <w:color w:val="FF0000"/>
    </w:rPr>
  </w:style>
  <w:style w:type="character" w:styleId="Hervorhebung">
    <w:name w:val="Emphasis"/>
    <w:basedOn w:val="Absatz-Standardschriftart"/>
    <w:uiPriority w:val="1"/>
    <w:qFormat/>
    <w:rsid w:val="00731D0C"/>
    <w:rPr>
      <w:i/>
      <w:iCs/>
    </w:rPr>
  </w:style>
  <w:style w:type="character" w:styleId="Kommentarzeichen">
    <w:name w:val="annotation reference"/>
    <w:basedOn w:val="Absatz-Standardschriftart"/>
    <w:uiPriority w:val="99"/>
    <w:semiHidden/>
    <w:unhideWhenUsed/>
    <w:rsid w:val="00B51FE8"/>
    <w:rPr>
      <w:sz w:val="16"/>
      <w:szCs w:val="16"/>
    </w:rPr>
  </w:style>
  <w:style w:type="paragraph" w:styleId="Kommentartext">
    <w:name w:val="annotation text"/>
    <w:basedOn w:val="Standard"/>
    <w:link w:val="KommentartextZchn"/>
    <w:uiPriority w:val="99"/>
    <w:semiHidden/>
    <w:unhideWhenUsed/>
    <w:rsid w:val="00B51FE8"/>
    <w:pPr>
      <w:spacing w:line="240" w:lineRule="auto"/>
    </w:pPr>
  </w:style>
  <w:style w:type="character" w:customStyle="1" w:styleId="KommentartextZchn">
    <w:name w:val="Kommentartext Zchn"/>
    <w:basedOn w:val="Absatz-Standardschriftart"/>
    <w:link w:val="Kommentartext"/>
    <w:uiPriority w:val="99"/>
    <w:semiHidden/>
    <w:rsid w:val="00B51FE8"/>
    <w:rPr>
      <w:color w:val="000000" w:themeColor="text1"/>
    </w:rPr>
  </w:style>
  <w:style w:type="paragraph" w:styleId="Kommentarthema">
    <w:name w:val="annotation subject"/>
    <w:basedOn w:val="Kommentartext"/>
    <w:next w:val="Kommentartext"/>
    <w:link w:val="KommentarthemaZchn"/>
    <w:uiPriority w:val="99"/>
    <w:semiHidden/>
    <w:unhideWhenUsed/>
    <w:rsid w:val="00B51FE8"/>
    <w:rPr>
      <w:b/>
      <w:bCs/>
    </w:rPr>
  </w:style>
  <w:style w:type="character" w:customStyle="1" w:styleId="KommentarthemaZchn">
    <w:name w:val="Kommentarthema Zchn"/>
    <w:basedOn w:val="KommentartextZchn"/>
    <w:link w:val="Kommentarthema"/>
    <w:uiPriority w:val="99"/>
    <w:semiHidden/>
    <w:rsid w:val="00B51FE8"/>
    <w:rPr>
      <w:b/>
      <w:bCs/>
      <w:color w:val="000000" w:themeColor="text1"/>
    </w:rPr>
  </w:style>
  <w:style w:type="character" w:customStyle="1" w:styleId="PiktogrammeTUD">
    <w:name w:val="Piktogramme_TUD"/>
    <w:basedOn w:val="Absatz-Standardschriftart"/>
    <w:uiPriority w:val="1"/>
    <w:rsid w:val="00B44113"/>
    <w:rPr>
      <w:rFonts w:ascii="TUD-Iconfont Light" w:hAnsi="TUD-Iconfont Light"/>
      <w:color w:val="0069B4" w:themeColor="accent2"/>
    </w:rPr>
  </w:style>
  <w:style w:type="paragraph" w:styleId="berarbeitung">
    <w:name w:val="Revision"/>
    <w:hidden/>
    <w:uiPriority w:val="99"/>
    <w:semiHidden/>
    <w:rsid w:val="005704EA"/>
    <w:pPr>
      <w:spacing w:after="0" w:line="240" w:lineRule="auto"/>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32084">
      <w:bodyDiv w:val="1"/>
      <w:marLeft w:val="0"/>
      <w:marRight w:val="0"/>
      <w:marTop w:val="0"/>
      <w:marBottom w:val="0"/>
      <w:divBdr>
        <w:top w:val="none" w:sz="0" w:space="0" w:color="auto"/>
        <w:left w:val="none" w:sz="0" w:space="0" w:color="auto"/>
        <w:bottom w:val="none" w:sz="0" w:space="0" w:color="auto"/>
        <w:right w:val="none" w:sz="0" w:space="0" w:color="auto"/>
      </w:divBdr>
    </w:div>
    <w:div w:id="290018247">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753743232">
      <w:bodyDiv w:val="1"/>
      <w:marLeft w:val="0"/>
      <w:marRight w:val="0"/>
      <w:marTop w:val="0"/>
      <w:marBottom w:val="0"/>
      <w:divBdr>
        <w:top w:val="none" w:sz="0" w:space="0" w:color="auto"/>
        <w:left w:val="none" w:sz="0" w:space="0" w:color="auto"/>
        <w:bottom w:val="none" w:sz="0" w:space="0" w:color="auto"/>
        <w:right w:val="none" w:sz="0" w:space="0" w:color="auto"/>
      </w:divBdr>
    </w:div>
    <w:div w:id="1078790089">
      <w:bodyDiv w:val="1"/>
      <w:marLeft w:val="0"/>
      <w:marRight w:val="0"/>
      <w:marTop w:val="0"/>
      <w:marBottom w:val="0"/>
      <w:divBdr>
        <w:top w:val="none" w:sz="0" w:space="0" w:color="auto"/>
        <w:left w:val="none" w:sz="0" w:space="0" w:color="auto"/>
        <w:bottom w:val="none" w:sz="0" w:space="0" w:color="auto"/>
        <w:right w:val="none" w:sz="0" w:space="0" w:color="auto"/>
      </w:divBdr>
    </w:div>
    <w:div w:id="1200048973">
      <w:bodyDiv w:val="1"/>
      <w:marLeft w:val="0"/>
      <w:marRight w:val="0"/>
      <w:marTop w:val="0"/>
      <w:marBottom w:val="0"/>
      <w:divBdr>
        <w:top w:val="none" w:sz="0" w:space="0" w:color="auto"/>
        <w:left w:val="none" w:sz="0" w:space="0" w:color="auto"/>
        <w:bottom w:val="none" w:sz="0" w:space="0" w:color="auto"/>
        <w:right w:val="none" w:sz="0" w:space="0" w:color="auto"/>
      </w:divBdr>
    </w:div>
    <w:div w:id="1485971964">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1612933383">
      <w:bodyDiv w:val="1"/>
      <w:marLeft w:val="0"/>
      <w:marRight w:val="0"/>
      <w:marTop w:val="0"/>
      <w:marBottom w:val="0"/>
      <w:divBdr>
        <w:top w:val="none" w:sz="0" w:space="0" w:color="auto"/>
        <w:left w:val="none" w:sz="0" w:space="0" w:color="auto"/>
        <w:bottom w:val="none" w:sz="0" w:space="0" w:color="auto"/>
        <w:right w:val="none" w:sz="0" w:space="0" w:color="auto"/>
      </w:divBdr>
    </w:div>
    <w:div w:id="1681548350">
      <w:bodyDiv w:val="1"/>
      <w:marLeft w:val="0"/>
      <w:marRight w:val="0"/>
      <w:marTop w:val="0"/>
      <w:marBottom w:val="0"/>
      <w:divBdr>
        <w:top w:val="none" w:sz="0" w:space="0" w:color="auto"/>
        <w:left w:val="none" w:sz="0" w:space="0" w:color="auto"/>
        <w:bottom w:val="none" w:sz="0" w:space="0" w:color="auto"/>
        <w:right w:val="none" w:sz="0" w:space="0" w:color="auto"/>
      </w:divBdr>
    </w:div>
    <w:div w:id="1754231337">
      <w:bodyDiv w:val="1"/>
      <w:marLeft w:val="0"/>
      <w:marRight w:val="0"/>
      <w:marTop w:val="0"/>
      <w:marBottom w:val="0"/>
      <w:divBdr>
        <w:top w:val="none" w:sz="0" w:space="0" w:color="auto"/>
        <w:left w:val="none" w:sz="0" w:space="0" w:color="auto"/>
        <w:bottom w:val="none" w:sz="0" w:space="0" w:color="auto"/>
        <w:right w:val="none" w:sz="0" w:space="0" w:color="auto"/>
      </w:divBdr>
    </w:div>
    <w:div w:id="199872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hyperlink" Target="mailto:josephine.zerna@tu-dresden.de"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microsoft.com/office/2016/09/relationships/commentsIds" Target="commentsIds.xml"/><Relationship Id="rId10" Type="http://schemas.openxmlformats.org/officeDocument/2006/relationships/header" Target="header1.xm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footer" Target="footer1.xml"/><Relationship Id="rId14" Type="http://schemas.microsoft.com/office/2011/relationships/commentsExtended" Target="commentsExtended.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ep\Downloads\2022-02_Brief_allg_word\2022.02_Brief_TUD_dt_extern.dotx" TargetMode="External"/></Relationships>
</file>

<file path=word/theme/theme1.xml><?xml version="1.0" encoding="utf-8"?>
<a:theme xmlns:a="http://schemas.openxmlformats.org/drawingml/2006/main" name="Office">
  <a:themeElements>
    <a:clrScheme name="TUD_2021-08_grün">
      <a:dk1>
        <a:srgbClr val="000000"/>
      </a:dk1>
      <a:lt1>
        <a:sysClr val="window" lastClr="FFFFFF"/>
      </a:lt1>
      <a:dk2>
        <a:srgbClr val="727277"/>
      </a:dk2>
      <a:lt2>
        <a:srgbClr val="FFFFFF"/>
      </a:lt2>
      <a:accent1>
        <a:srgbClr val="00305D"/>
      </a:accent1>
      <a:accent2>
        <a:srgbClr val="0069B4"/>
      </a:accent2>
      <a:accent3>
        <a:srgbClr val="009FE3"/>
      </a:accent3>
      <a:accent4>
        <a:srgbClr val="008244"/>
      </a:accent4>
      <a:accent5>
        <a:srgbClr val="65B32E"/>
      </a:accent5>
      <a:accent6>
        <a:srgbClr val="94C356"/>
      </a:accent6>
      <a:hlink>
        <a:srgbClr val="0069B4"/>
      </a:hlink>
      <a:folHlink>
        <a:srgbClr val="009FE3"/>
      </a:folHlink>
    </a:clrScheme>
    <a:fontScheme name="TUD_Open Sans">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Props1.xml><?xml version="1.0" encoding="utf-8"?>
<ds:datastoreItem xmlns:ds="http://schemas.openxmlformats.org/officeDocument/2006/customXml" ds:itemID="{1E3445D4-3B44-474B-8B47-705D4593C7F9}">
  <ds:schemaRefs>
    <ds:schemaRef ds:uri="http://schemas.openxmlformats.org/officeDocument/2006/bibliography"/>
  </ds:schemaRefs>
</ds:datastoreItem>
</file>

<file path=customXml/itemProps2.xml><?xml version="1.0" encoding="utf-8"?>
<ds:datastoreItem xmlns:ds="http://schemas.openxmlformats.org/officeDocument/2006/customXml" ds:itemID="{49051153-C228-47C9-A217-6378CA2F56ED}">
  <ds:schemaRefs>
    <ds:schemaRef ds:uri="http://ns.axespdf.com/word/configuration"/>
  </ds:schemaRefs>
</ds:datastoreItem>
</file>

<file path=docProps/app.xml><?xml version="1.0" encoding="utf-8"?>
<Properties xmlns="http://schemas.openxmlformats.org/officeDocument/2006/extended-properties" xmlns:vt="http://schemas.openxmlformats.org/officeDocument/2006/docPropsVTypes">
  <Template>C:\Users\josep\Downloads\2022-02_Brief_allg_word\2022.02_Brief_TUD_dt_extern.dotx</Template>
  <TotalTime>0</TotalTime>
  <Pages>2</Pages>
  <Words>524</Words>
  <Characters>3302</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TUD-Brief-Vorlage_deutsch_nicht bfrei</vt:lpstr>
    </vt:vector>
  </TitlesOfParts>
  <Manager>cd@tu-dresden.de</Manager>
  <Company>TU Dresden</Company>
  <LinksUpToDate>false</LinksUpToDate>
  <CharactersWithSpaces>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TUD-Brief-Vorlage_deutsch_nicht bfrei</dc:title>
  <dc:subject>Briefvorlage</dc:subject>
  <dc:creator>Josephine Zerna</dc:creator>
  <cp:keywords/>
  <dc:description/>
  <cp:lastModifiedBy>Alex Strobel</cp:lastModifiedBy>
  <cp:revision>2</cp:revision>
  <cp:lastPrinted>2021-11-18T12:13:00Z</cp:lastPrinted>
  <dcterms:created xsi:type="dcterms:W3CDTF">2022-02-17T16:14:00Z</dcterms:created>
  <dcterms:modified xsi:type="dcterms:W3CDTF">2022-02-17T16:14:00Z</dcterms:modified>
  <cp:category>Vorlage</cp:category>
</cp:coreProperties>
</file>