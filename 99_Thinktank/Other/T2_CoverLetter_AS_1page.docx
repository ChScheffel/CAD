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ACF35" w14:textId="39AE452B" w:rsidR="00D9141F" w:rsidRDefault="007E0264" w:rsidP="001E245C">
      <w:pPr>
        <w:pStyle w:val="1TUDabsendendeStruktureinheit"/>
        <w:rPr>
          <w:lang w:val="en-GB"/>
        </w:r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5704EA">
        <w:rPr>
          <w:lang w:val="en-GB"/>
        </w:rPr>
        <w:t>School of Science /</w:t>
      </w:r>
      <w:ins w:id="0" w:author="Alex Strobel" w:date="2022-02-17T17:16:00Z">
        <w:r w:rsidR="003D7AF0">
          <w:rPr>
            <w:lang w:val="en-GB"/>
          </w:rPr>
          <w:t xml:space="preserve"> </w:t>
        </w:r>
      </w:ins>
      <w:r w:rsidR="00E86ABB" w:rsidRPr="00EF5D66">
        <w:rPr>
          <w:lang w:val="en-GB"/>
        </w:rPr>
        <w:t>Faculty of Psychology</w:t>
      </w:r>
      <w:r w:rsidR="005704EA">
        <w:rPr>
          <w:lang w:val="en-GB"/>
        </w:rPr>
        <w:t xml:space="preserve"> / </w:t>
      </w:r>
      <w:r w:rsidR="005704EA" w:rsidRPr="00EF5D66">
        <w:rPr>
          <w:lang w:val="en-GB"/>
        </w:rPr>
        <w:t>Chair of Differential and Personality Psychology</w:t>
      </w:r>
      <w:del w:id="1" w:author="Alex Strobel" w:date="2022-02-17T17:17:00Z">
        <w:r w:rsidR="005704EA" w:rsidRPr="00EF5D66" w:rsidDel="005A4796">
          <w:rPr>
            <w:lang w:val="en-GB"/>
          </w:rPr>
          <w:delText>,</w:delText>
        </w:r>
      </w:del>
    </w:p>
    <w:p w14:paraId="7324099A" w14:textId="230BE79E" w:rsidR="00D9141F" w:rsidRPr="00EF5D66" w:rsidRDefault="00D9141F" w:rsidP="001E245C">
      <w:pPr>
        <w:pStyle w:val="1TUDabsendendeStruktureinheit"/>
        <w:rPr>
          <w:lang w:val="en-GB"/>
        </w:rPr>
        <w:sectPr w:rsidR="00D9141F" w:rsidRPr="00EF5D66" w:rsidSect="00EF78ED">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284" w:left="1701" w:header="1020" w:footer="340" w:gutter="0"/>
          <w:cols w:space="708"/>
          <w:titlePg/>
          <w:docGrid w:linePitch="360"/>
        </w:sectPr>
      </w:pPr>
    </w:p>
    <w:p w14:paraId="48915374" w14:textId="132EB727" w:rsidR="005878C7" w:rsidRPr="00134A9E" w:rsidRDefault="00D9141F" w:rsidP="00F26D0C">
      <w:pPr>
        <w:pStyle w:val="2TUDAdressfeldTUD"/>
        <w:rPr>
          <w:lang w:val="en-GB"/>
          <w:rPrChange w:id="3" w:author="Alex Strobel" w:date="2022-02-18T09:51:00Z">
            <w:rPr/>
          </w:rPrChange>
        </w:rPr>
      </w:pPr>
      <w:r w:rsidRPr="00134A9E">
        <w:rPr>
          <w:lang w:val="en-GB"/>
          <w:rPrChange w:id="4" w:author="Alex Strobel" w:date="2022-02-18T09:51:00Z">
            <w:rPr/>
          </w:rPrChange>
        </w:rPr>
        <w:t>Technische Universität Dresden, 01062 Dresden</w:t>
      </w:r>
    </w:p>
    <w:p w14:paraId="0A3B6262" w14:textId="0B9AF0A1" w:rsidR="00414B63" w:rsidRPr="00EF5D66" w:rsidRDefault="00E86ABB" w:rsidP="00414B63">
      <w:pPr>
        <w:pStyle w:val="3TUDAdressfeldAnschrift"/>
        <w:rPr>
          <w:lang w:val="en-GB"/>
        </w:rPr>
      </w:pPr>
      <w:proofErr w:type="spellStart"/>
      <w:r w:rsidRPr="00EF5D66">
        <w:rPr>
          <w:lang w:val="en-GB"/>
        </w:rPr>
        <w:t>Dr.</w:t>
      </w:r>
      <w:proofErr w:type="spellEnd"/>
      <w:r w:rsidRPr="00EF5D66">
        <w:rPr>
          <w:lang w:val="en-GB"/>
        </w:rPr>
        <w:t xml:space="preserve"> </w:t>
      </w:r>
      <w:proofErr w:type="spellStart"/>
      <w:r w:rsidRPr="00EF5D66">
        <w:rPr>
          <w:lang w:val="en-GB"/>
        </w:rPr>
        <w:t>Stavroula</w:t>
      </w:r>
      <w:proofErr w:type="spellEnd"/>
      <w:r w:rsidRPr="00EF5D66">
        <w:rPr>
          <w:lang w:val="en-GB"/>
        </w:rPr>
        <w:t xml:space="preserve"> </w:t>
      </w:r>
      <w:proofErr w:type="spellStart"/>
      <w:r w:rsidRPr="00EF5D66">
        <w:rPr>
          <w:lang w:val="en-GB"/>
        </w:rPr>
        <w:t>Kousta</w:t>
      </w:r>
      <w:proofErr w:type="spellEnd"/>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55D969AF" w14:textId="77777777" w:rsidR="00D9141F" w:rsidRDefault="006D1E0C" w:rsidP="00E86ABB">
      <w:pPr>
        <w:pStyle w:val="4TUDKontaktangaben"/>
        <w:rPr>
          <w:lang w:val="en-US"/>
        </w:rPr>
      </w:pPr>
      <w:r w:rsidRPr="00D9141F">
        <w:rPr>
          <w:lang w:val="en-US"/>
        </w:rPr>
        <w:br w:type="column"/>
      </w:r>
    </w:p>
    <w:p w14:paraId="0F90E861" w14:textId="77777777" w:rsidR="00D9141F" w:rsidRDefault="00D9141F" w:rsidP="00E86ABB">
      <w:pPr>
        <w:pStyle w:val="4TUDKontaktangaben"/>
        <w:rPr>
          <w:lang w:val="en-US"/>
        </w:rPr>
      </w:pPr>
    </w:p>
    <w:p w14:paraId="4B3426F5" w14:textId="77777777" w:rsidR="00D9141F" w:rsidRDefault="00D9141F" w:rsidP="00E86ABB">
      <w:pPr>
        <w:pStyle w:val="4TUDKontaktangaben"/>
        <w:rPr>
          <w:lang w:val="en-US"/>
        </w:rPr>
      </w:pPr>
    </w:p>
    <w:p w14:paraId="3D211B0E" w14:textId="77777777" w:rsidR="00D9141F" w:rsidRDefault="00D9141F" w:rsidP="00E86ABB">
      <w:pPr>
        <w:pStyle w:val="4TUDKontaktangaben"/>
        <w:rPr>
          <w:lang w:val="en-US"/>
        </w:rPr>
      </w:pPr>
    </w:p>
    <w:p w14:paraId="3CDEEE1D" w14:textId="77777777" w:rsidR="00D9141F" w:rsidRDefault="00D9141F" w:rsidP="00E86ABB">
      <w:pPr>
        <w:pStyle w:val="4TUDKontaktangaben"/>
        <w:rPr>
          <w:lang w:val="en-US"/>
        </w:rPr>
      </w:pPr>
    </w:p>
    <w:p w14:paraId="0F7C5FAB" w14:textId="6BE3D4A0" w:rsidR="00CD3382" w:rsidRPr="00134A9E" w:rsidRDefault="00E86ABB" w:rsidP="00E86ABB">
      <w:pPr>
        <w:pStyle w:val="4TUDKontaktangaben"/>
        <w:rPr>
          <w:lang w:val="en-GB"/>
          <w:rPrChange w:id="5" w:author="Alex Strobel" w:date="2022-02-18T09:51:00Z">
            <w:rPr/>
          </w:rPrChange>
        </w:rPr>
      </w:pPr>
      <w:r w:rsidRPr="00134A9E">
        <w:rPr>
          <w:lang w:val="en-GB"/>
          <w:rPrChange w:id="6" w:author="Alex Strobel" w:date="2022-02-18T09:51:00Z">
            <w:rPr/>
          </w:rPrChange>
        </w:rPr>
        <w:t>Name</w:t>
      </w:r>
      <w:r w:rsidR="006D1E0C" w:rsidRPr="00134A9E">
        <w:rPr>
          <w:lang w:val="en-GB"/>
          <w:rPrChange w:id="7" w:author="Alex Strobel" w:date="2022-02-18T09:51:00Z">
            <w:rPr/>
          </w:rPrChange>
        </w:rPr>
        <w:t>:</w:t>
      </w:r>
      <w:r w:rsidR="006D1E0C" w:rsidRPr="00134A9E">
        <w:rPr>
          <w:lang w:val="en-GB"/>
          <w:rPrChange w:id="8" w:author="Alex Strobel" w:date="2022-02-18T09:51:00Z">
            <w:rPr/>
          </w:rPrChange>
        </w:rPr>
        <w:tab/>
      </w:r>
      <w:del w:id="9" w:author="Alex Strobel" w:date="2022-02-18T09:51:00Z">
        <w:r w:rsidRPr="00134A9E" w:rsidDel="000B6A3D">
          <w:rPr>
            <w:lang w:val="en-GB"/>
            <w:rPrChange w:id="10" w:author="Alex Strobel" w:date="2022-02-18T09:51:00Z">
              <w:rPr/>
            </w:rPrChange>
          </w:rPr>
          <w:delText>Josephine Zerna</w:delText>
        </w:r>
      </w:del>
      <w:ins w:id="11" w:author="Alex Strobel" w:date="2022-02-18T09:51:00Z">
        <w:r w:rsidR="000B6A3D">
          <w:rPr>
            <w:lang w:val="en-GB"/>
          </w:rPr>
          <w:t xml:space="preserve">Christoph </w:t>
        </w:r>
        <w:proofErr w:type="spellStart"/>
        <w:r w:rsidR="000B6A3D">
          <w:rPr>
            <w:lang w:val="en-GB"/>
          </w:rPr>
          <w:t>Scheffel</w:t>
        </w:r>
      </w:ins>
      <w:proofErr w:type="spellEnd"/>
      <w:r w:rsidRPr="00134A9E">
        <w:rPr>
          <w:lang w:val="en-GB"/>
          <w:rPrChange w:id="12" w:author="Alex Strobel" w:date="2022-02-18T09:51:00Z">
            <w:rPr/>
          </w:rPrChange>
        </w:rPr>
        <w:t>, M.Sc.</w:t>
      </w:r>
    </w:p>
    <w:p w14:paraId="316ED420" w14:textId="6FC07035" w:rsidR="00CD3382" w:rsidRPr="00134A9E" w:rsidRDefault="006D1E0C" w:rsidP="008D367C">
      <w:pPr>
        <w:pStyle w:val="4TUDKontaktangaben"/>
        <w:rPr>
          <w:lang w:val="en-GB"/>
          <w:rPrChange w:id="13" w:author="Alex Strobel" w:date="2022-02-18T09:51:00Z">
            <w:rPr/>
          </w:rPrChange>
        </w:rPr>
      </w:pPr>
      <w:r w:rsidRPr="00134A9E">
        <w:rPr>
          <w:lang w:val="en-GB"/>
          <w:rPrChange w:id="14" w:author="Alex Strobel" w:date="2022-02-18T09:51:00Z">
            <w:rPr/>
          </w:rPrChange>
        </w:rPr>
        <w:t>E-Mail:</w:t>
      </w:r>
      <w:r w:rsidR="001E245C" w:rsidRPr="00134A9E">
        <w:rPr>
          <w:lang w:val="en-GB"/>
          <w:rPrChange w:id="15" w:author="Alex Strobel" w:date="2022-02-18T09:51:00Z">
            <w:rPr/>
          </w:rPrChange>
        </w:rPr>
        <w:tab/>
      </w:r>
      <w:del w:id="16" w:author="Alex Strobel" w:date="2022-02-18T09:51:00Z">
        <w:r w:rsidR="002E4750" w:rsidDel="000B6A3D">
          <w:fldChar w:fldCharType="begin"/>
        </w:r>
        <w:r w:rsidR="002E4750" w:rsidRPr="00134A9E" w:rsidDel="000B6A3D">
          <w:rPr>
            <w:lang w:val="en-GB"/>
            <w:rPrChange w:id="17" w:author="Alex Strobel" w:date="2022-02-18T09:51:00Z">
              <w:rPr/>
            </w:rPrChange>
          </w:rPr>
          <w:delInstrText xml:space="preserve"> HYPERLINK "mailto:josephine.zerna@tu-dresden.de" </w:delInstrText>
        </w:r>
        <w:r w:rsidR="002E4750" w:rsidDel="000B6A3D">
          <w:fldChar w:fldCharType="separate"/>
        </w:r>
        <w:r w:rsidR="00E86ABB" w:rsidRPr="00134A9E" w:rsidDel="000B6A3D">
          <w:rPr>
            <w:rStyle w:val="Hyperlink"/>
            <w:lang w:val="en-GB"/>
            <w:rPrChange w:id="18" w:author="Alex Strobel" w:date="2022-02-18T09:51:00Z">
              <w:rPr>
                <w:rStyle w:val="Hyperlink"/>
              </w:rPr>
            </w:rPrChange>
          </w:rPr>
          <w:delText>josephine.zerna@tu-dresden.de</w:delText>
        </w:r>
        <w:r w:rsidR="002E4750" w:rsidDel="000B6A3D">
          <w:rPr>
            <w:rStyle w:val="Hyperlink"/>
          </w:rPr>
          <w:fldChar w:fldCharType="end"/>
        </w:r>
      </w:del>
      <w:ins w:id="19" w:author="Alex Strobel" w:date="2022-02-18T09:51:00Z">
        <w:r w:rsidR="000B6A3D">
          <w:fldChar w:fldCharType="begin"/>
        </w:r>
        <w:r w:rsidR="000B6A3D" w:rsidRPr="00134A9E">
          <w:rPr>
            <w:lang w:val="en-GB"/>
            <w:rPrChange w:id="20" w:author="Alex Strobel" w:date="2022-02-18T09:51:00Z">
              <w:rPr/>
            </w:rPrChange>
          </w:rPr>
          <w:instrText xml:space="preserve"> HYPERLINK "mailto:josephine.zerna@tu-dresden.de" </w:instrText>
        </w:r>
        <w:r w:rsidR="000B6A3D">
          <w:fldChar w:fldCharType="separate"/>
        </w:r>
        <w:r w:rsidR="000B6A3D">
          <w:rPr>
            <w:rStyle w:val="Hyperlink"/>
            <w:lang w:val="en-GB"/>
          </w:rPr>
          <w:t>christop</w:t>
        </w:r>
      </w:ins>
      <w:ins w:id="21" w:author="Alex Strobel" w:date="2022-02-18T09:52:00Z">
        <w:r w:rsidR="000B6A3D">
          <w:rPr>
            <w:rStyle w:val="Hyperlink"/>
            <w:lang w:val="en-GB"/>
          </w:rPr>
          <w:t>h_scheffel</w:t>
        </w:r>
      </w:ins>
      <w:ins w:id="22" w:author="Alex Strobel" w:date="2022-02-18T09:51:00Z">
        <w:r w:rsidR="000B6A3D" w:rsidRPr="00134A9E">
          <w:rPr>
            <w:rStyle w:val="Hyperlink"/>
            <w:lang w:val="en-GB"/>
            <w:rPrChange w:id="23" w:author="Alex Strobel" w:date="2022-02-18T09:51:00Z">
              <w:rPr>
                <w:rStyle w:val="Hyperlink"/>
              </w:rPr>
            </w:rPrChange>
          </w:rPr>
          <w:t>@tu-dresden.de</w:t>
        </w:r>
        <w:r w:rsidR="000B6A3D">
          <w:rPr>
            <w:rStyle w:val="Hyperlink"/>
          </w:rPr>
          <w:fldChar w:fldCharType="end"/>
        </w:r>
      </w:ins>
    </w:p>
    <w:p w14:paraId="30CC15C0" w14:textId="1D7A6AA3" w:rsidR="00E86ABB" w:rsidRPr="00EF5D66" w:rsidRDefault="0092272A" w:rsidP="008D367C">
      <w:pPr>
        <w:pStyle w:val="4TUDKontaktangaben"/>
        <w:rPr>
          <w:lang w:val="en-GB"/>
        </w:rPr>
      </w:pPr>
      <w:r w:rsidRPr="00EF5D66">
        <w:rPr>
          <w:lang w:val="en-GB"/>
        </w:rPr>
        <w:t>Location:</w:t>
      </w:r>
      <w:r w:rsidRPr="00EF5D66">
        <w:rPr>
          <w:lang w:val="en-GB"/>
        </w:rPr>
        <w:tab/>
      </w:r>
      <w:r w:rsidR="00D9141F">
        <w:rPr>
          <w:lang w:val="en-GB"/>
        </w:rPr>
        <w:t xml:space="preserve">TU </w:t>
      </w:r>
      <w:r w:rsidR="00E86ABB" w:rsidRPr="00EF5D66">
        <w:rPr>
          <w:lang w:val="en-GB"/>
        </w:rPr>
        <w:t>Dresden, Germany</w:t>
      </w:r>
    </w:p>
    <w:p w14:paraId="4ECAE02F" w14:textId="4525BE42" w:rsidR="00E86ABB" w:rsidRPr="00EF5D66" w:rsidRDefault="00E86ABB" w:rsidP="008D367C">
      <w:pPr>
        <w:pStyle w:val="4TUDKontaktangaben"/>
        <w:rPr>
          <w:lang w:val="en-GB"/>
        </w:r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ins w:id="24" w:author="Alex Strobel" w:date="2022-02-18T09:51:00Z">
        <w:r w:rsidR="00134A9E">
          <w:rPr>
            <w:noProof/>
            <w:lang w:val="en-GB"/>
          </w:rPr>
          <w:t>18.02.2022</w:t>
        </w:r>
      </w:ins>
      <w:del w:id="25" w:author="Alex Strobel" w:date="2022-02-18T09:51:00Z">
        <w:r w:rsidR="005A4796" w:rsidDel="00134A9E">
          <w:rPr>
            <w:noProof/>
            <w:lang w:val="en-GB"/>
          </w:rPr>
          <w:delText>17.02.2022</w:delText>
        </w:r>
      </w:del>
      <w:r w:rsidR="001E245C" w:rsidRPr="00EF5D66">
        <w:rPr>
          <w:lang w:val="en-GB"/>
        </w:rPr>
        <w:fldChar w:fldCharType="end"/>
      </w:r>
    </w:p>
    <w:p w14:paraId="3DFEBE76" w14:textId="21376486"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p>
    <w:p w14:paraId="310D4D6F" w14:textId="6819AE7A" w:rsidR="00594D56" w:rsidRPr="00EF5D66" w:rsidRDefault="00C65C5A" w:rsidP="008D367C">
      <w:pPr>
        <w:pStyle w:val="5TUDBetreffzeile"/>
        <w:rPr>
          <w:lang w:val="en-GB"/>
        </w:rPr>
      </w:pPr>
      <w:r w:rsidRPr="00EF5D66">
        <w:rPr>
          <w:lang w:val="en-GB"/>
        </w:rPr>
        <w:t>Cover Letter for a Stage 1 Registered Report</w:t>
      </w:r>
    </w:p>
    <w:p w14:paraId="66605CBC" w14:textId="75A3EB85" w:rsidR="00594D56" w:rsidRPr="00B6072A" w:rsidRDefault="00C65C5A" w:rsidP="00EC0693">
      <w:pPr>
        <w:spacing w:after="120"/>
        <w:rPr>
          <w:rFonts w:ascii="Open Sans Light" w:hAnsi="Open Sans Light" w:cs="Open Sans Light"/>
          <w:sz w:val="19"/>
          <w:szCs w:val="19"/>
          <w:lang w:val="en-GB"/>
        </w:rPr>
        <w:pPrChange w:id="26" w:author="Alex Strobel" w:date="2022-02-18T10:05:00Z">
          <w:pPr/>
        </w:pPrChange>
      </w:pPr>
      <w:r w:rsidRPr="00B6072A">
        <w:rPr>
          <w:rFonts w:ascii="Open Sans Light" w:hAnsi="Open Sans Light" w:cs="Open Sans Light"/>
          <w:sz w:val="19"/>
          <w:szCs w:val="19"/>
          <w:lang w:val="en-GB"/>
        </w:rPr>
        <w:t xml:space="preserve">Dear </w:t>
      </w:r>
      <w:proofErr w:type="spellStart"/>
      <w:r w:rsidRPr="00B6072A">
        <w:rPr>
          <w:rFonts w:ascii="Open Sans Light" w:hAnsi="Open Sans Light" w:cs="Open Sans Light"/>
          <w:sz w:val="19"/>
          <w:szCs w:val="19"/>
          <w:lang w:val="en-GB"/>
        </w:rPr>
        <w:t>Dr.</w:t>
      </w:r>
      <w:proofErr w:type="spellEnd"/>
      <w:r w:rsidRPr="00B6072A">
        <w:rPr>
          <w:rFonts w:ascii="Open Sans Light" w:hAnsi="Open Sans Light" w:cs="Open Sans Light"/>
          <w:sz w:val="19"/>
          <w:szCs w:val="19"/>
          <w:lang w:val="en-GB"/>
        </w:rPr>
        <w:t xml:space="preserve"> </w:t>
      </w:r>
      <w:proofErr w:type="spellStart"/>
      <w:r w:rsidRPr="00B6072A">
        <w:rPr>
          <w:rFonts w:ascii="Open Sans Light" w:hAnsi="Open Sans Light" w:cs="Open Sans Light"/>
          <w:sz w:val="19"/>
          <w:szCs w:val="19"/>
          <w:lang w:val="en-GB"/>
        </w:rPr>
        <w:t>Kousta</w:t>
      </w:r>
      <w:proofErr w:type="spellEnd"/>
      <w:r w:rsidR="00594D56" w:rsidRPr="00B6072A">
        <w:rPr>
          <w:rFonts w:ascii="Open Sans Light" w:hAnsi="Open Sans Light" w:cs="Open Sans Light"/>
          <w:sz w:val="19"/>
          <w:szCs w:val="19"/>
          <w:lang w:val="en-GB"/>
        </w:rPr>
        <w:t xml:space="preserve">, </w:t>
      </w:r>
    </w:p>
    <w:p w14:paraId="22A129B1" w14:textId="77777777" w:rsidR="00CA05D6" w:rsidRPr="00CA05D6" w:rsidRDefault="00CA05D6" w:rsidP="00EC0693">
      <w:pPr>
        <w:spacing w:after="120"/>
        <w:jc w:val="both"/>
        <w:rPr>
          <w:rFonts w:ascii="Open Sans Light" w:hAnsi="Open Sans Light" w:cs="Open Sans Light"/>
          <w:sz w:val="19"/>
          <w:szCs w:val="19"/>
          <w:lang w:val="en-US"/>
        </w:rPr>
        <w:pPrChange w:id="27" w:author="Alex Strobel" w:date="2022-02-18T10:05:00Z">
          <w:pPr/>
        </w:pPrChange>
      </w:pPr>
      <w:r w:rsidRPr="00CA05D6">
        <w:rPr>
          <w:rFonts w:ascii="Open Sans Light" w:hAnsi="Open Sans Light" w:cs="Open Sans Light"/>
          <w:sz w:val="19"/>
          <w:szCs w:val="19"/>
          <w:lang w:val="en-US"/>
        </w:rPr>
        <w:t xml:space="preserve">we would like to submit the </w:t>
      </w:r>
      <w:r w:rsidRPr="00CA05D6">
        <w:rPr>
          <w:rFonts w:ascii="Open Sans Light" w:hAnsi="Open Sans Light" w:cs="Open Sans Light"/>
          <w:iCs/>
          <w:sz w:val="19"/>
          <w:szCs w:val="19"/>
          <w:lang w:val="en-US"/>
        </w:rPr>
        <w:t>Stage 1 Registered Report</w:t>
      </w:r>
      <w:r w:rsidRPr="00CA05D6">
        <w:rPr>
          <w:rFonts w:ascii="Open Sans Light" w:hAnsi="Open Sans Light" w:cs="Open Sans Light"/>
          <w:sz w:val="19"/>
          <w:szCs w:val="19"/>
          <w:lang w:val="en-US"/>
        </w:rPr>
        <w:t xml:space="preserve"> titled “Estimating individual subjective values of emotion regulation strategies” for consideration in </w:t>
      </w:r>
      <w:r w:rsidRPr="00CA05D6">
        <w:rPr>
          <w:rFonts w:ascii="Open Sans Light" w:hAnsi="Open Sans Light" w:cs="Open Sans Light"/>
          <w:i/>
          <w:sz w:val="19"/>
          <w:szCs w:val="19"/>
          <w:lang w:val="en-US"/>
        </w:rPr>
        <w:t xml:space="preserve">Nature Human </w:t>
      </w:r>
      <w:proofErr w:type="spellStart"/>
      <w:r w:rsidRPr="00CA05D6">
        <w:rPr>
          <w:rFonts w:ascii="Open Sans Light" w:hAnsi="Open Sans Light" w:cs="Open Sans Light"/>
          <w:i/>
          <w:sz w:val="19"/>
          <w:szCs w:val="19"/>
          <w:lang w:val="en-US"/>
        </w:rPr>
        <w:t>Behaviour</w:t>
      </w:r>
      <w:proofErr w:type="spellEnd"/>
      <w:r w:rsidRPr="00CA05D6">
        <w:rPr>
          <w:rFonts w:ascii="Open Sans Light" w:hAnsi="Open Sans Light" w:cs="Open Sans Light"/>
          <w:sz w:val="19"/>
          <w:szCs w:val="19"/>
          <w:lang w:val="en-US"/>
        </w:rPr>
        <w:t>.</w:t>
      </w:r>
    </w:p>
    <w:p w14:paraId="1BC92094" w14:textId="36E96FFC" w:rsidR="00CA05D6" w:rsidRPr="00CA05D6" w:rsidRDefault="00CA05D6" w:rsidP="00EC0693">
      <w:pPr>
        <w:spacing w:after="120"/>
        <w:jc w:val="both"/>
        <w:rPr>
          <w:rFonts w:ascii="Open Sans Light" w:hAnsi="Open Sans Light" w:cs="Open Sans Light"/>
          <w:sz w:val="19"/>
          <w:szCs w:val="19"/>
          <w:lang w:val="en-US"/>
        </w:rPr>
        <w:pPrChange w:id="28" w:author="Alex Strobel" w:date="2022-02-18T10:05:00Z">
          <w:pPr/>
        </w:pPrChange>
      </w:pPr>
      <w:r w:rsidRPr="00CA05D6">
        <w:rPr>
          <w:rFonts w:ascii="Open Sans Light" w:hAnsi="Open Sans Light" w:cs="Open Sans Light"/>
          <w:sz w:val="19"/>
          <w:szCs w:val="19"/>
          <w:lang w:val="en-US"/>
        </w:rPr>
        <w:t>We present the evaluation of a new paradigm for determining individual subjective values of demand levels of effortful tasks</w:t>
      </w:r>
      <w:r w:rsidR="00691628">
        <w:rPr>
          <w:rFonts w:ascii="Open Sans Light" w:hAnsi="Open Sans Light" w:cs="Open Sans Light"/>
          <w:sz w:val="19"/>
          <w:szCs w:val="19"/>
          <w:lang w:val="en-US"/>
        </w:rPr>
        <w:t xml:space="preserve"> </w:t>
      </w:r>
      <w:del w:id="29" w:author="Alex Strobel" w:date="2022-02-18T10:09:00Z">
        <w:r w:rsidR="00691628" w:rsidDel="00691628">
          <w:rPr>
            <w:rFonts w:ascii="Open Sans Light" w:hAnsi="Open Sans Light" w:cs="Open Sans Light"/>
            <w:sz w:val="19"/>
            <w:szCs w:val="19"/>
            <w:lang w:val="en-US"/>
          </w:rPr>
          <w:delText>and do so i</w:delText>
        </w:r>
      </w:del>
      <w:ins w:id="30" w:author="Alex Strobel" w:date="2022-02-18T10:09:00Z">
        <w:r w:rsidR="00691628">
          <w:rPr>
            <w:rFonts w:ascii="Open Sans Light" w:hAnsi="Open Sans Light" w:cs="Open Sans Light"/>
            <w:sz w:val="19"/>
            <w:szCs w:val="19"/>
            <w:lang w:val="en-US"/>
          </w:rPr>
          <w:t>in the context</w:t>
        </w:r>
      </w:ins>
      <w:ins w:id="31" w:author="Alex Strobel" w:date="2022-02-18T10:10:00Z">
        <w:r w:rsidR="00691628">
          <w:rPr>
            <w:rFonts w:ascii="Open Sans Light" w:hAnsi="Open Sans Light" w:cs="Open Sans Light"/>
            <w:sz w:val="19"/>
            <w:szCs w:val="19"/>
            <w:lang w:val="en-US"/>
          </w:rPr>
          <w:t xml:space="preserve"> of emotion regulation</w:t>
        </w:r>
      </w:ins>
      <w:r w:rsidRPr="00CA05D6">
        <w:rPr>
          <w:rFonts w:ascii="Open Sans Light" w:hAnsi="Open Sans Light" w:cs="Open Sans Light"/>
          <w:sz w:val="19"/>
          <w:szCs w:val="19"/>
          <w:lang w:val="en-US"/>
        </w:rPr>
        <w:t xml:space="preserve">. </w:t>
      </w:r>
      <w:del w:id="32" w:author="Alex Strobel" w:date="2022-02-18T10:10:00Z">
        <w:r w:rsidRPr="00CA05D6" w:rsidDel="00691628">
          <w:rPr>
            <w:rFonts w:ascii="Open Sans Light" w:hAnsi="Open Sans Light" w:cs="Open Sans Light"/>
            <w:sz w:val="19"/>
            <w:szCs w:val="19"/>
            <w:lang w:val="en-US"/>
          </w:rPr>
          <w:delText>In detail, the present study involves the determination of subjective values of emotion regulation strategies. In emotion regulation flexibility, t</w:delText>
        </w:r>
      </w:del>
      <w:ins w:id="33" w:author="Alex Strobel" w:date="2022-02-18T10:10:00Z">
        <w:r w:rsidR="00691628">
          <w:rPr>
            <w:rFonts w:ascii="Open Sans Light" w:hAnsi="Open Sans Light" w:cs="Open Sans Light"/>
            <w:sz w:val="19"/>
            <w:szCs w:val="19"/>
            <w:lang w:val="en-US"/>
          </w:rPr>
          <w:t>T</w:t>
        </w:r>
      </w:ins>
      <w:r w:rsidRPr="00CA05D6">
        <w:rPr>
          <w:rFonts w:ascii="Open Sans Light" w:hAnsi="Open Sans Light" w:cs="Open Sans Light"/>
          <w:sz w:val="19"/>
          <w:szCs w:val="19"/>
          <w:lang w:val="en-US"/>
        </w:rPr>
        <w:t xml:space="preserve">he choice of the </w:t>
      </w:r>
      <w:del w:id="34" w:author="Alex Strobel" w:date="2022-02-18T10:10:00Z">
        <w:r w:rsidRPr="00CA05D6" w:rsidDel="00691628">
          <w:rPr>
            <w:rFonts w:ascii="Open Sans Light" w:hAnsi="Open Sans Light" w:cs="Open Sans Light"/>
            <w:sz w:val="19"/>
            <w:szCs w:val="19"/>
            <w:lang w:val="en-US"/>
          </w:rPr>
          <w:delText xml:space="preserve">right </w:delText>
        </w:r>
      </w:del>
      <w:ins w:id="35" w:author="Alex Strobel" w:date="2022-02-18T10:10:00Z">
        <w:r w:rsidR="00691628">
          <w:rPr>
            <w:rFonts w:ascii="Open Sans Light" w:hAnsi="Open Sans Light" w:cs="Open Sans Light"/>
            <w:sz w:val="19"/>
            <w:szCs w:val="19"/>
            <w:lang w:val="en-US"/>
          </w:rPr>
          <w:t xml:space="preserve">an effective emotion regulation </w:t>
        </w:r>
      </w:ins>
      <w:r w:rsidRPr="00CA05D6">
        <w:rPr>
          <w:rFonts w:ascii="Open Sans Light" w:hAnsi="Open Sans Light" w:cs="Open Sans Light"/>
          <w:sz w:val="19"/>
          <w:szCs w:val="19"/>
          <w:lang w:val="en-US"/>
        </w:rPr>
        <w:t xml:space="preserve">strategy is an important aspect of goal achievement and adaptive behavior. </w:t>
      </w:r>
      <w:ins w:id="36" w:author="Alex Strobel" w:date="2022-02-18T10:10:00Z">
        <w:r w:rsidR="00691628">
          <w:rPr>
            <w:rFonts w:ascii="Open Sans Light" w:hAnsi="Open Sans Light" w:cs="Open Sans Light"/>
            <w:sz w:val="19"/>
            <w:szCs w:val="19"/>
            <w:lang w:val="en-US"/>
          </w:rPr>
          <w:t>Yet, initial evi</w:t>
        </w:r>
      </w:ins>
      <w:ins w:id="37" w:author="Alex Strobel" w:date="2022-02-18T10:11:00Z">
        <w:r w:rsidR="00691628">
          <w:rPr>
            <w:rFonts w:ascii="Open Sans Light" w:hAnsi="Open Sans Light" w:cs="Open Sans Light"/>
            <w:sz w:val="19"/>
            <w:szCs w:val="19"/>
            <w:lang w:val="en-US"/>
          </w:rPr>
          <w:t>dence from our lab suggests that individuals choos</w:t>
        </w:r>
        <w:r w:rsidR="00DF460A">
          <w:rPr>
            <w:rFonts w:ascii="Open Sans Light" w:hAnsi="Open Sans Light" w:cs="Open Sans Light"/>
            <w:sz w:val="19"/>
            <w:szCs w:val="19"/>
            <w:lang w:val="en-US"/>
          </w:rPr>
          <w:t>e</w:t>
        </w:r>
        <w:r w:rsidR="00691628">
          <w:rPr>
            <w:rFonts w:ascii="Open Sans Light" w:hAnsi="Open Sans Light" w:cs="Open Sans Light"/>
            <w:sz w:val="19"/>
            <w:szCs w:val="19"/>
            <w:lang w:val="en-US"/>
          </w:rPr>
          <w:t xml:space="preserve"> emotion regulation strategies not primarily because of their subjective effectiveness, but</w:t>
        </w:r>
        <w:r w:rsidR="00DF460A">
          <w:rPr>
            <w:rFonts w:ascii="Open Sans Light" w:hAnsi="Open Sans Light" w:cs="Open Sans Light"/>
            <w:sz w:val="19"/>
            <w:szCs w:val="19"/>
            <w:lang w:val="en-US"/>
          </w:rPr>
          <w:t xml:space="preserve"> on the subjective effort of a strategy. </w:t>
        </w:r>
      </w:ins>
      <w:r w:rsidRPr="00CA05D6">
        <w:rPr>
          <w:rFonts w:ascii="Open Sans Light" w:hAnsi="Open Sans Light" w:cs="Open Sans Light"/>
          <w:sz w:val="19"/>
          <w:szCs w:val="19"/>
          <w:lang w:val="en-US"/>
        </w:rPr>
        <w:t xml:space="preserve">To </w:t>
      </w:r>
      <w:del w:id="38" w:author="Alex Strobel" w:date="2022-02-18T10:12:00Z">
        <w:r w:rsidRPr="00CA05D6" w:rsidDel="00DF460A">
          <w:rPr>
            <w:rFonts w:ascii="Open Sans Light" w:hAnsi="Open Sans Light" w:cs="Open Sans Light"/>
            <w:sz w:val="19"/>
            <w:szCs w:val="19"/>
            <w:lang w:val="en-US"/>
          </w:rPr>
          <w:delText xml:space="preserve">describe choice behavior and individual differences in emotion regulation choice better, we aim at </w:delText>
        </w:r>
      </w:del>
      <w:r w:rsidRPr="00CA05D6">
        <w:rPr>
          <w:rFonts w:ascii="Open Sans Light" w:hAnsi="Open Sans Light" w:cs="Open Sans Light"/>
          <w:sz w:val="19"/>
          <w:szCs w:val="19"/>
          <w:lang w:val="en-US"/>
        </w:rPr>
        <w:t>determin</w:t>
      </w:r>
      <w:ins w:id="39" w:author="Alex Strobel" w:date="2022-02-18T10:12:00Z">
        <w:r w:rsidR="00DF460A">
          <w:rPr>
            <w:rFonts w:ascii="Open Sans Light" w:hAnsi="Open Sans Light" w:cs="Open Sans Light"/>
            <w:sz w:val="19"/>
            <w:szCs w:val="19"/>
            <w:lang w:val="en-US"/>
          </w:rPr>
          <w:t xml:space="preserve">e </w:t>
        </w:r>
      </w:ins>
      <w:del w:id="40" w:author="Alex Strobel" w:date="2022-02-18T10:12:00Z">
        <w:r w:rsidRPr="00CA05D6" w:rsidDel="00DF460A">
          <w:rPr>
            <w:rFonts w:ascii="Open Sans Light" w:hAnsi="Open Sans Light" w:cs="Open Sans Light"/>
            <w:sz w:val="19"/>
            <w:szCs w:val="19"/>
            <w:lang w:val="en-US"/>
          </w:rPr>
          <w:delText xml:space="preserve">ing </w:delText>
        </w:r>
      </w:del>
      <w:r w:rsidRPr="00CA05D6">
        <w:rPr>
          <w:rFonts w:ascii="Open Sans Light" w:hAnsi="Open Sans Light" w:cs="Open Sans Light"/>
          <w:sz w:val="19"/>
          <w:szCs w:val="19"/>
          <w:lang w:val="en-US"/>
        </w:rPr>
        <w:t>what subjective value different emotion regulation strategies have for a person</w:t>
      </w:r>
      <w:ins w:id="41" w:author="Alex Strobel" w:date="2022-02-18T10:12:00Z">
        <w:r w:rsidR="00DF460A">
          <w:rPr>
            <w:rFonts w:ascii="Open Sans Light" w:hAnsi="Open Sans Light" w:cs="Open Sans Light"/>
            <w:sz w:val="19"/>
            <w:szCs w:val="19"/>
            <w:lang w:val="en-US"/>
          </w:rPr>
          <w:t xml:space="preserve">, </w:t>
        </w:r>
      </w:ins>
      <w:del w:id="42" w:author="Alex Strobel" w:date="2022-02-18T10:12:00Z">
        <w:r w:rsidRPr="00CA05D6" w:rsidDel="00DF460A">
          <w:rPr>
            <w:rFonts w:ascii="Open Sans Light" w:hAnsi="Open Sans Light" w:cs="Open Sans Light"/>
            <w:sz w:val="19"/>
            <w:szCs w:val="19"/>
            <w:lang w:val="en-US"/>
          </w:rPr>
          <w:delText>. W</w:delText>
        </w:r>
      </w:del>
      <w:ins w:id="43" w:author="Alex Strobel" w:date="2022-02-18T10:22:00Z">
        <w:r w:rsidR="00BB4FBD">
          <w:rPr>
            <w:rFonts w:ascii="Open Sans Light" w:hAnsi="Open Sans Light" w:cs="Open Sans Light"/>
            <w:sz w:val="19"/>
            <w:szCs w:val="19"/>
            <w:lang w:val="en-US"/>
          </w:rPr>
          <w:t xml:space="preserve">advanced </w:t>
        </w:r>
      </w:ins>
      <w:del w:id="44" w:author="Alex Strobel" w:date="2022-02-18T10:22:00Z">
        <w:r w:rsidRPr="00CA05D6" w:rsidDel="00BB4FBD">
          <w:rPr>
            <w:rFonts w:ascii="Open Sans Light" w:hAnsi="Open Sans Light" w:cs="Open Sans Light"/>
            <w:sz w:val="19"/>
            <w:szCs w:val="19"/>
            <w:lang w:val="en-US"/>
          </w:rPr>
          <w:delText xml:space="preserve">e </w:delText>
        </w:r>
      </w:del>
      <w:del w:id="45" w:author="Alex Strobel" w:date="2022-02-18T10:12:00Z">
        <w:r w:rsidRPr="00CA05D6" w:rsidDel="00DF460A">
          <w:rPr>
            <w:rFonts w:ascii="Open Sans Light" w:hAnsi="Open Sans Light" w:cs="Open Sans Light"/>
            <w:sz w:val="19"/>
            <w:szCs w:val="19"/>
            <w:lang w:val="en-US"/>
          </w:rPr>
          <w:delText xml:space="preserve">therefore </w:delText>
        </w:r>
      </w:del>
      <w:del w:id="46" w:author="Alex Strobel" w:date="2022-02-18T10:22:00Z">
        <w:r w:rsidRPr="00CA05D6" w:rsidDel="00BB4FBD">
          <w:rPr>
            <w:rFonts w:ascii="Open Sans Light" w:hAnsi="Open Sans Light" w:cs="Open Sans Light"/>
            <w:sz w:val="19"/>
            <w:szCs w:val="19"/>
            <w:lang w:val="en-US"/>
          </w:rPr>
          <w:delText xml:space="preserve">adapt </w:delText>
        </w:r>
      </w:del>
      <w:r w:rsidRPr="00CA05D6">
        <w:rPr>
          <w:rFonts w:ascii="Open Sans Light" w:hAnsi="Open Sans Light" w:cs="Open Sans Light"/>
          <w:sz w:val="19"/>
          <w:szCs w:val="19"/>
          <w:lang w:val="en-US"/>
        </w:rPr>
        <w:t>an existing paradigm by Westbrook and colleagues (2013)</w:t>
      </w:r>
      <w:ins w:id="47" w:author="Alex Strobel" w:date="2022-02-18T10:12:00Z">
        <w:r w:rsidR="00DF460A">
          <w:rPr>
            <w:rFonts w:ascii="Open Sans Light" w:hAnsi="Open Sans Light" w:cs="Open Sans Light"/>
            <w:sz w:val="19"/>
            <w:szCs w:val="19"/>
            <w:lang w:val="en-US"/>
          </w:rPr>
          <w:t xml:space="preserve"> </w:t>
        </w:r>
      </w:ins>
      <w:ins w:id="48" w:author="Alex Strobel" w:date="2022-02-18T10:14:00Z">
        <w:r w:rsidR="00DF460A">
          <w:rPr>
            <w:rFonts w:ascii="Open Sans Light" w:hAnsi="Open Sans Light" w:cs="Open Sans Light"/>
            <w:sz w:val="19"/>
            <w:szCs w:val="19"/>
            <w:lang w:val="en-US"/>
          </w:rPr>
          <w:t>that</w:t>
        </w:r>
      </w:ins>
      <w:ins w:id="49" w:author="Alex Strobel" w:date="2022-02-18T10:16:00Z">
        <w:r w:rsidR="00DF460A">
          <w:rPr>
            <w:rFonts w:ascii="Open Sans Light" w:hAnsi="Open Sans Light" w:cs="Open Sans Light"/>
            <w:sz w:val="19"/>
            <w:szCs w:val="19"/>
            <w:lang w:val="en-US"/>
          </w:rPr>
          <w:t xml:space="preserve"> </w:t>
        </w:r>
      </w:ins>
      <w:del w:id="50" w:author="Alex Strobel" w:date="2022-02-18T10:14:00Z">
        <w:r w:rsidRPr="00CA05D6" w:rsidDel="00DF460A">
          <w:rPr>
            <w:rFonts w:ascii="Open Sans Light" w:hAnsi="Open Sans Light" w:cs="Open Sans Light"/>
            <w:sz w:val="19"/>
            <w:szCs w:val="19"/>
            <w:lang w:val="en-US"/>
          </w:rPr>
          <w:delText xml:space="preserve">. This paradigm </w:delText>
        </w:r>
      </w:del>
      <w:r w:rsidRPr="00CA05D6">
        <w:rPr>
          <w:rFonts w:ascii="Open Sans Light" w:hAnsi="Open Sans Light" w:cs="Open Sans Light"/>
          <w:sz w:val="19"/>
          <w:szCs w:val="19"/>
          <w:lang w:val="en-US"/>
        </w:rPr>
        <w:t xml:space="preserve">has been found suitable to determine subjective values for cognitively demanding tasks. </w:t>
      </w:r>
      <w:del w:id="51" w:author="Alex Strobel" w:date="2022-02-18T10:16:00Z">
        <w:r w:rsidRPr="00CA05D6" w:rsidDel="00DF460A">
          <w:rPr>
            <w:rFonts w:ascii="Open Sans Light" w:hAnsi="Open Sans Light" w:cs="Open Sans Light"/>
            <w:sz w:val="19"/>
            <w:szCs w:val="19"/>
            <w:lang w:val="en-US"/>
          </w:rPr>
          <w:delText xml:space="preserve">Yet, because </w:delText>
        </w:r>
      </w:del>
      <w:del w:id="52" w:author="Alex Strobel" w:date="2022-02-18T10:14:00Z">
        <w:r w:rsidRPr="00CA05D6" w:rsidDel="00DF460A">
          <w:rPr>
            <w:rFonts w:ascii="Open Sans Light" w:hAnsi="Open Sans Light" w:cs="Open Sans Light"/>
            <w:sz w:val="19"/>
            <w:szCs w:val="19"/>
            <w:lang w:val="en-US"/>
          </w:rPr>
          <w:delText>it link</w:delText>
        </w:r>
        <w:r w:rsidR="0074621C" w:rsidDel="00DF460A">
          <w:rPr>
            <w:rFonts w:ascii="Open Sans Light" w:hAnsi="Open Sans Light" w:cs="Open Sans Light"/>
            <w:sz w:val="19"/>
            <w:szCs w:val="19"/>
            <w:lang w:val="en-US"/>
          </w:rPr>
          <w:delText>s</w:delText>
        </w:r>
        <w:r w:rsidRPr="00CA05D6" w:rsidDel="00DF460A">
          <w:rPr>
            <w:rFonts w:ascii="Open Sans Light" w:hAnsi="Open Sans Light" w:cs="Open Sans Light"/>
            <w:sz w:val="19"/>
            <w:szCs w:val="19"/>
            <w:lang w:val="en-US"/>
          </w:rPr>
          <w:delText xml:space="preserve"> the </w:delText>
        </w:r>
      </w:del>
      <w:del w:id="53" w:author="Alex Strobel" w:date="2022-02-18T10:16:00Z">
        <w:r w:rsidRPr="00CA05D6" w:rsidDel="00DF460A">
          <w:rPr>
            <w:rFonts w:ascii="Open Sans Light" w:hAnsi="Open Sans Light" w:cs="Open Sans Light"/>
            <w:sz w:val="19"/>
            <w:szCs w:val="19"/>
            <w:lang w:val="en-US"/>
          </w:rPr>
          <w:delText xml:space="preserve">easiest demand level </w:delText>
        </w:r>
      </w:del>
      <w:del w:id="54" w:author="Alex Strobel" w:date="2022-02-18T10:15:00Z">
        <w:r w:rsidRPr="00CA05D6" w:rsidDel="00DF460A">
          <w:rPr>
            <w:rFonts w:ascii="Open Sans Light" w:hAnsi="Open Sans Light" w:cs="Open Sans Light"/>
            <w:sz w:val="19"/>
            <w:szCs w:val="19"/>
            <w:lang w:val="en-US"/>
          </w:rPr>
          <w:delText xml:space="preserve">with </w:delText>
        </w:r>
      </w:del>
      <w:del w:id="55" w:author="Alex Strobel" w:date="2022-02-18T10:16:00Z">
        <w:r w:rsidRPr="00CA05D6" w:rsidDel="00DF460A">
          <w:rPr>
            <w:rFonts w:ascii="Open Sans Light" w:hAnsi="Open Sans Light" w:cs="Open Sans Light"/>
            <w:sz w:val="19"/>
            <w:szCs w:val="19"/>
            <w:lang w:val="en-US"/>
          </w:rPr>
          <w:delText>the highest subjective value, w</w:delText>
        </w:r>
      </w:del>
      <w:ins w:id="56" w:author="Alex Strobel" w:date="2022-02-18T10:16:00Z">
        <w:r w:rsidR="00DF460A">
          <w:rPr>
            <w:rFonts w:ascii="Open Sans Light" w:hAnsi="Open Sans Light" w:cs="Open Sans Light"/>
            <w:sz w:val="19"/>
            <w:szCs w:val="19"/>
            <w:lang w:val="en-US"/>
          </w:rPr>
          <w:t>W</w:t>
        </w:r>
      </w:ins>
      <w:r w:rsidRPr="00CA05D6">
        <w:rPr>
          <w:rFonts w:ascii="Open Sans Light" w:hAnsi="Open Sans Light" w:cs="Open Sans Light"/>
          <w:sz w:val="19"/>
          <w:szCs w:val="19"/>
          <w:lang w:val="en-US"/>
        </w:rPr>
        <w:t xml:space="preserve">e adapted this paradigm </w:t>
      </w:r>
      <w:del w:id="57" w:author="Alex Strobel" w:date="2022-02-18T10:16:00Z">
        <w:r w:rsidRPr="00CA05D6" w:rsidDel="00DF460A">
          <w:rPr>
            <w:rFonts w:ascii="Open Sans Light" w:hAnsi="Open Sans Light" w:cs="Open Sans Light"/>
            <w:sz w:val="19"/>
            <w:szCs w:val="19"/>
            <w:lang w:val="en-US"/>
          </w:rPr>
          <w:delText xml:space="preserve">in a way </w:delText>
        </w:r>
      </w:del>
      <w:ins w:id="58" w:author="Alex Strobel" w:date="2022-02-18T10:16:00Z">
        <w:r w:rsidR="00DF460A">
          <w:rPr>
            <w:rFonts w:ascii="Open Sans Light" w:hAnsi="Open Sans Light" w:cs="Open Sans Light"/>
            <w:sz w:val="19"/>
            <w:szCs w:val="19"/>
            <w:lang w:val="en-US"/>
          </w:rPr>
          <w:t xml:space="preserve">so </w:t>
        </w:r>
      </w:ins>
      <w:r w:rsidRPr="00CA05D6">
        <w:rPr>
          <w:rFonts w:ascii="Open Sans Light" w:hAnsi="Open Sans Light" w:cs="Open Sans Light"/>
          <w:sz w:val="19"/>
          <w:szCs w:val="19"/>
          <w:lang w:val="en-US"/>
        </w:rPr>
        <w:t xml:space="preserve">that </w:t>
      </w:r>
      <w:ins w:id="59" w:author="Alex Strobel" w:date="2022-02-18T10:17:00Z">
        <w:r w:rsidR="00DF460A">
          <w:rPr>
            <w:rFonts w:ascii="Open Sans Light" w:hAnsi="Open Sans Light" w:cs="Open Sans Light"/>
            <w:sz w:val="19"/>
            <w:szCs w:val="19"/>
            <w:lang w:val="en-US"/>
          </w:rPr>
          <w:t xml:space="preserve">it </w:t>
        </w:r>
      </w:ins>
      <w:r w:rsidRPr="00CA05D6">
        <w:rPr>
          <w:rFonts w:ascii="Open Sans Light" w:hAnsi="Open Sans Light" w:cs="Open Sans Light"/>
          <w:sz w:val="19"/>
          <w:szCs w:val="19"/>
          <w:lang w:val="en-US"/>
        </w:rPr>
        <w:t xml:space="preserve">allows to determine subjective values without assuming that the objectively easiest level is preferred and for effortful tasks whose levels have no objective order of difficulty as is the case </w:t>
      </w:r>
      <w:del w:id="60" w:author="Alex Strobel" w:date="2022-02-18T10:17:00Z">
        <w:r w:rsidRPr="00CA05D6" w:rsidDel="00BB4FBD">
          <w:rPr>
            <w:rFonts w:ascii="Open Sans Light" w:hAnsi="Open Sans Light" w:cs="Open Sans Light"/>
            <w:sz w:val="19"/>
            <w:szCs w:val="19"/>
            <w:lang w:val="en-US"/>
          </w:rPr>
          <w:delText xml:space="preserve">im </w:delText>
        </w:r>
      </w:del>
      <w:ins w:id="61" w:author="Alex Strobel" w:date="2022-02-18T10:17:00Z">
        <w:r w:rsidR="00BB4FBD" w:rsidRPr="00CA05D6">
          <w:rPr>
            <w:rFonts w:ascii="Open Sans Light" w:hAnsi="Open Sans Light" w:cs="Open Sans Light"/>
            <w:sz w:val="19"/>
            <w:szCs w:val="19"/>
            <w:lang w:val="en-US"/>
          </w:rPr>
          <w:t>i</w:t>
        </w:r>
        <w:r w:rsidR="00BB4FBD">
          <w:rPr>
            <w:rFonts w:ascii="Open Sans Light" w:hAnsi="Open Sans Light" w:cs="Open Sans Light"/>
            <w:sz w:val="19"/>
            <w:szCs w:val="19"/>
            <w:lang w:val="en-US"/>
          </w:rPr>
          <w:t>n</w:t>
        </w:r>
        <w:r w:rsidR="00BB4FBD" w:rsidRPr="00CA05D6">
          <w:rPr>
            <w:rFonts w:ascii="Open Sans Light" w:hAnsi="Open Sans Light" w:cs="Open Sans Light"/>
            <w:sz w:val="19"/>
            <w:szCs w:val="19"/>
            <w:lang w:val="en-US"/>
          </w:rPr>
          <w:t xml:space="preserve"> </w:t>
        </w:r>
      </w:ins>
      <w:r w:rsidRPr="00CA05D6">
        <w:rPr>
          <w:rFonts w:ascii="Open Sans Light" w:hAnsi="Open Sans Light" w:cs="Open Sans Light"/>
          <w:sz w:val="19"/>
          <w:szCs w:val="19"/>
          <w:lang w:val="en-US"/>
        </w:rPr>
        <w:t xml:space="preserve">emotion regulation research. </w:t>
      </w:r>
      <w:ins w:id="62" w:author="Alex Strobel" w:date="2022-02-18T10:18:00Z">
        <w:r w:rsidR="00BB4FBD">
          <w:rPr>
            <w:rFonts w:ascii="Open Sans Light" w:hAnsi="Open Sans Light" w:cs="Open Sans Light"/>
            <w:sz w:val="19"/>
            <w:szCs w:val="19"/>
            <w:lang w:val="en-US"/>
          </w:rPr>
          <w:t xml:space="preserve">Apart from </w:t>
        </w:r>
      </w:ins>
      <w:ins w:id="63" w:author="Alex Strobel" w:date="2022-02-18T10:19:00Z">
        <w:r w:rsidR="00BB4FBD">
          <w:rPr>
            <w:rFonts w:ascii="Open Sans Light" w:hAnsi="Open Sans Light" w:cs="Open Sans Light"/>
            <w:sz w:val="19"/>
            <w:szCs w:val="19"/>
            <w:lang w:val="en-US"/>
          </w:rPr>
          <w:t xml:space="preserve">testing whether </w:t>
        </w:r>
        <w:r w:rsidR="00BB4FBD" w:rsidRPr="00CA05D6">
          <w:rPr>
            <w:rFonts w:ascii="Open Sans Light" w:hAnsi="Open Sans Light" w:cs="Open Sans Light"/>
            <w:sz w:val="19"/>
            <w:szCs w:val="19"/>
            <w:lang w:val="en-US"/>
          </w:rPr>
          <w:t xml:space="preserve">this paradigm </w:t>
        </w:r>
        <w:r w:rsidR="00BB4FBD">
          <w:rPr>
            <w:rFonts w:ascii="Open Sans Light" w:hAnsi="Open Sans Light" w:cs="Open Sans Light"/>
            <w:sz w:val="19"/>
            <w:szCs w:val="19"/>
            <w:lang w:val="en-US"/>
          </w:rPr>
          <w:t>adequately describe</w:t>
        </w:r>
      </w:ins>
      <w:ins w:id="64" w:author="Alex Strobel" w:date="2022-02-18T10:23:00Z">
        <w:r w:rsidR="00B34F4B">
          <w:rPr>
            <w:rFonts w:ascii="Open Sans Light" w:hAnsi="Open Sans Light" w:cs="Open Sans Light"/>
            <w:sz w:val="19"/>
            <w:szCs w:val="19"/>
            <w:lang w:val="en-US"/>
          </w:rPr>
          <w:t>s</w:t>
        </w:r>
      </w:ins>
      <w:ins w:id="65" w:author="Alex Strobel" w:date="2022-02-18T10:19:00Z">
        <w:r w:rsidR="00BB4FBD">
          <w:rPr>
            <w:rFonts w:ascii="Open Sans Light" w:hAnsi="Open Sans Light" w:cs="Open Sans Light"/>
            <w:sz w:val="19"/>
            <w:szCs w:val="19"/>
            <w:lang w:val="en-US"/>
          </w:rPr>
          <w:t xml:space="preserve"> </w:t>
        </w:r>
        <w:r w:rsidR="00BB4FBD" w:rsidRPr="00CA05D6">
          <w:rPr>
            <w:rFonts w:ascii="Open Sans Light" w:hAnsi="Open Sans Light" w:cs="Open Sans Light"/>
            <w:sz w:val="19"/>
            <w:szCs w:val="19"/>
            <w:lang w:val="en-US"/>
          </w:rPr>
          <w:t xml:space="preserve">individual differences in the preference </w:t>
        </w:r>
        <w:r w:rsidR="00BB4FBD">
          <w:rPr>
            <w:rFonts w:ascii="Open Sans Light" w:hAnsi="Open Sans Light" w:cs="Open Sans Light"/>
            <w:sz w:val="19"/>
            <w:szCs w:val="19"/>
            <w:lang w:val="en-US"/>
          </w:rPr>
          <w:t xml:space="preserve">for cognitive effort, </w:t>
        </w:r>
        <w:r w:rsidR="00BB4FBD" w:rsidRPr="00CA05D6">
          <w:rPr>
            <w:rFonts w:ascii="Open Sans Light" w:hAnsi="Open Sans Light" w:cs="Open Sans Light"/>
            <w:sz w:val="19"/>
            <w:szCs w:val="19"/>
            <w:lang w:val="en-US"/>
          </w:rPr>
          <w:t>covered in a separate Repor</w:t>
        </w:r>
        <w:r w:rsidR="00BB4FBD">
          <w:rPr>
            <w:rFonts w:ascii="Open Sans Light" w:hAnsi="Open Sans Light" w:cs="Open Sans Light"/>
            <w:sz w:val="19"/>
            <w:szCs w:val="19"/>
            <w:lang w:val="en-US"/>
          </w:rPr>
          <w:t>t</w:t>
        </w:r>
        <w:r w:rsidR="00BB4FBD">
          <w:rPr>
            <w:rFonts w:ascii="Open Sans Light" w:hAnsi="Open Sans Light" w:cs="Open Sans Light"/>
            <w:sz w:val="19"/>
            <w:szCs w:val="19"/>
            <w:lang w:val="en-US"/>
          </w:rPr>
          <w:t xml:space="preserve">, </w:t>
        </w:r>
      </w:ins>
      <w:ins w:id="66" w:author="Alex Strobel" w:date="2022-02-18T10:20:00Z">
        <w:r w:rsidR="00BB4FBD">
          <w:rPr>
            <w:rFonts w:ascii="Open Sans Light" w:hAnsi="Open Sans Light" w:cs="Open Sans Light"/>
            <w:sz w:val="19"/>
            <w:szCs w:val="19"/>
            <w:lang w:val="en-US"/>
          </w:rPr>
          <w:t xml:space="preserve">we </w:t>
        </w:r>
      </w:ins>
      <w:ins w:id="67" w:author="Alex Strobel" w:date="2022-02-18T10:22:00Z">
        <w:r w:rsidR="00B34F4B">
          <w:rPr>
            <w:rFonts w:ascii="Open Sans Light" w:hAnsi="Open Sans Light" w:cs="Open Sans Light"/>
            <w:sz w:val="19"/>
            <w:szCs w:val="19"/>
            <w:lang w:val="en-US"/>
          </w:rPr>
          <w:t xml:space="preserve">here </w:t>
        </w:r>
      </w:ins>
      <w:ins w:id="68" w:author="Alex Strobel" w:date="2022-02-18T10:20:00Z">
        <w:r w:rsidR="00BB4FBD">
          <w:rPr>
            <w:rFonts w:ascii="Open Sans Light" w:hAnsi="Open Sans Light" w:cs="Open Sans Light"/>
            <w:sz w:val="19"/>
            <w:szCs w:val="19"/>
            <w:lang w:val="en-US"/>
          </w:rPr>
          <w:t xml:space="preserve">aim </w:t>
        </w:r>
      </w:ins>
      <w:del w:id="69" w:author="Alex Strobel" w:date="2022-02-18T10:20:00Z">
        <w:r w:rsidRPr="00CA05D6" w:rsidDel="00BB4FBD">
          <w:rPr>
            <w:rFonts w:ascii="Open Sans Light" w:hAnsi="Open Sans Light" w:cs="Open Sans Light"/>
            <w:sz w:val="19"/>
            <w:szCs w:val="19"/>
            <w:lang w:val="en-US"/>
          </w:rPr>
          <w:delText>The suitability of the new paradigm will be addressed on the basis of two research questions. The first question, covered in a separate Registered Repor</w:delText>
        </w:r>
        <w:r w:rsidR="00EC0693" w:rsidDel="00BB4FBD">
          <w:rPr>
            <w:rFonts w:ascii="Open Sans Light" w:hAnsi="Open Sans Light" w:cs="Open Sans Light"/>
            <w:sz w:val="19"/>
            <w:szCs w:val="19"/>
            <w:lang w:val="en-US"/>
          </w:rPr>
          <w:delText>t</w:delText>
        </w:r>
        <w:r w:rsidRPr="00CA05D6" w:rsidDel="00BB4FBD">
          <w:rPr>
            <w:rFonts w:ascii="Open Sans Light" w:hAnsi="Open Sans Light" w:cs="Open Sans Light"/>
            <w:sz w:val="19"/>
            <w:szCs w:val="19"/>
            <w:lang w:val="en-US"/>
          </w:rPr>
          <w:delText xml:space="preserve">, is to investigate whether this paradigm can depict individual differences in the preference of </w:delText>
        </w:r>
        <w:r w:rsidRPr="00CA05D6" w:rsidDel="00BB4FBD">
          <w:rPr>
            <w:rFonts w:ascii="Open Sans Light" w:hAnsi="Open Sans Light" w:cs="Open Sans Light"/>
            <w:i/>
            <w:iCs/>
            <w:sz w:val="19"/>
            <w:szCs w:val="19"/>
            <w:lang w:val="en-US"/>
          </w:rPr>
          <w:delText>n</w:delText>
        </w:r>
        <w:r w:rsidRPr="00CA05D6" w:rsidDel="00BB4FBD">
          <w:rPr>
            <w:rFonts w:ascii="Open Sans Light" w:hAnsi="Open Sans Light" w:cs="Open Sans Light"/>
            <w:sz w:val="19"/>
            <w:szCs w:val="19"/>
            <w:lang w:val="en-US"/>
          </w:rPr>
          <w:delText xml:space="preserve">-back task levels accurately. The second question is </w:delText>
        </w:r>
      </w:del>
      <w:r w:rsidRPr="00CA05D6">
        <w:rPr>
          <w:rFonts w:ascii="Open Sans Light" w:hAnsi="Open Sans Light" w:cs="Open Sans Light"/>
          <w:sz w:val="19"/>
          <w:szCs w:val="19"/>
          <w:lang w:val="en-US"/>
        </w:rPr>
        <w:t>to determine subjective values in the context of emotion regulation</w:t>
      </w:r>
      <w:ins w:id="70" w:author="Alex Strobel" w:date="2022-02-18T10:22:00Z">
        <w:r w:rsidR="00B34F4B">
          <w:rPr>
            <w:rFonts w:ascii="Open Sans Light" w:hAnsi="Open Sans Light" w:cs="Open Sans Light"/>
            <w:sz w:val="19"/>
            <w:szCs w:val="19"/>
            <w:lang w:val="en-US"/>
          </w:rPr>
          <w:t xml:space="preserve">. </w:t>
        </w:r>
      </w:ins>
      <w:del w:id="71" w:author="Alex Strobel" w:date="2022-02-18T10:22:00Z">
        <w:r w:rsidRPr="00CA05D6" w:rsidDel="00B34F4B">
          <w:rPr>
            <w:rFonts w:ascii="Open Sans Light" w:hAnsi="Open Sans Light" w:cs="Open Sans Light"/>
            <w:sz w:val="19"/>
            <w:szCs w:val="19"/>
            <w:lang w:val="en-US"/>
          </w:rPr>
          <w:delText xml:space="preserve">, which is the </w:delText>
        </w:r>
      </w:del>
      <w:del w:id="72" w:author="Alex Strobel" w:date="2022-02-18T10:20:00Z">
        <w:r w:rsidRPr="00CA05D6" w:rsidDel="00BB4FBD">
          <w:rPr>
            <w:rFonts w:ascii="Open Sans Light" w:hAnsi="Open Sans Light" w:cs="Open Sans Light"/>
            <w:sz w:val="19"/>
            <w:szCs w:val="19"/>
            <w:lang w:val="en-US"/>
          </w:rPr>
          <w:delText xml:space="preserve">major aim </w:delText>
        </w:r>
      </w:del>
      <w:del w:id="73" w:author="Alex Strobel" w:date="2022-02-18T10:22:00Z">
        <w:r w:rsidRPr="00CA05D6" w:rsidDel="00B34F4B">
          <w:rPr>
            <w:rFonts w:ascii="Open Sans Light" w:hAnsi="Open Sans Light" w:cs="Open Sans Light"/>
            <w:sz w:val="19"/>
            <w:szCs w:val="19"/>
            <w:lang w:val="en-US"/>
          </w:rPr>
          <w:delText xml:space="preserve">of the present </w:delText>
        </w:r>
      </w:del>
      <w:del w:id="74" w:author="Alex Strobel" w:date="2022-02-18T10:20:00Z">
        <w:r w:rsidRPr="00CA05D6" w:rsidDel="00BB4FBD">
          <w:rPr>
            <w:rFonts w:ascii="Open Sans Light" w:hAnsi="Open Sans Light" w:cs="Open Sans Light"/>
            <w:sz w:val="19"/>
            <w:szCs w:val="19"/>
            <w:lang w:val="en-US"/>
          </w:rPr>
          <w:delText xml:space="preserve">Registered </w:delText>
        </w:r>
      </w:del>
      <w:del w:id="75" w:author="Alex Strobel" w:date="2022-02-18T10:22:00Z">
        <w:r w:rsidRPr="00CA05D6" w:rsidDel="00B34F4B">
          <w:rPr>
            <w:rFonts w:ascii="Open Sans Light" w:hAnsi="Open Sans Light" w:cs="Open Sans Light"/>
            <w:sz w:val="19"/>
            <w:szCs w:val="19"/>
            <w:lang w:val="en-US"/>
          </w:rPr>
          <w:delText>Report. Furthermore, we are interested in</w:delText>
        </w:r>
      </w:del>
      <w:ins w:id="76" w:author="Alex Strobel" w:date="2022-02-18T10:22:00Z">
        <w:r w:rsidR="00B34F4B">
          <w:rPr>
            <w:rFonts w:ascii="Open Sans Light" w:hAnsi="Open Sans Light" w:cs="Open Sans Light"/>
            <w:sz w:val="19"/>
            <w:szCs w:val="19"/>
            <w:lang w:val="en-US"/>
          </w:rPr>
          <w:t xml:space="preserve">To do so by </w:t>
        </w:r>
      </w:ins>
      <w:del w:id="77" w:author="Alex Strobel" w:date="2022-02-18T10:22:00Z">
        <w:r w:rsidRPr="00CA05D6" w:rsidDel="00B34F4B">
          <w:rPr>
            <w:rFonts w:ascii="Open Sans Light" w:hAnsi="Open Sans Light" w:cs="Open Sans Light"/>
            <w:sz w:val="19"/>
            <w:szCs w:val="19"/>
            <w:lang w:val="en-US"/>
          </w:rPr>
          <w:delText xml:space="preserve"> </w:delText>
        </w:r>
      </w:del>
      <w:r w:rsidRPr="00CA05D6">
        <w:rPr>
          <w:rFonts w:ascii="Open Sans Light" w:hAnsi="Open Sans Light" w:cs="Open Sans Light"/>
          <w:sz w:val="19"/>
          <w:szCs w:val="19"/>
          <w:lang w:val="en-US"/>
        </w:rPr>
        <w:t>predicting subjective values by measures of efficiency and effor</w:t>
      </w:r>
      <w:ins w:id="78" w:author="Alex Strobel" w:date="2022-02-18T10:23:00Z">
        <w:r w:rsidR="00B34F4B">
          <w:rPr>
            <w:rFonts w:ascii="Open Sans Light" w:hAnsi="Open Sans Light" w:cs="Open Sans Light"/>
            <w:sz w:val="19"/>
            <w:szCs w:val="19"/>
            <w:lang w:val="en-US"/>
          </w:rPr>
          <w:t>t</w:t>
        </w:r>
      </w:ins>
      <w:del w:id="79" w:author="Alex Strobel" w:date="2022-02-18T10:23:00Z">
        <w:r w:rsidRPr="00CA05D6" w:rsidDel="00B34F4B">
          <w:rPr>
            <w:rFonts w:ascii="Open Sans Light" w:hAnsi="Open Sans Light" w:cs="Open Sans Light"/>
            <w:sz w:val="19"/>
            <w:szCs w:val="19"/>
            <w:lang w:val="en-US"/>
          </w:rPr>
          <w:delText xml:space="preserve">t, as well as the </w:delText>
        </w:r>
      </w:del>
      <w:ins w:id="80" w:author="Alex Strobel" w:date="2022-02-18T10:23:00Z">
        <w:r w:rsidR="00B34F4B">
          <w:rPr>
            <w:rFonts w:ascii="Open Sans Light" w:hAnsi="Open Sans Light" w:cs="Open Sans Light"/>
            <w:sz w:val="19"/>
            <w:szCs w:val="19"/>
            <w:lang w:val="en-US"/>
          </w:rPr>
          <w:t xml:space="preserve"> and using them to </w:t>
        </w:r>
      </w:ins>
      <w:del w:id="81" w:author="Alex Strobel" w:date="2022-02-18T10:23:00Z">
        <w:r w:rsidRPr="00CA05D6" w:rsidDel="00B34F4B">
          <w:rPr>
            <w:rFonts w:ascii="Open Sans Light" w:hAnsi="Open Sans Light" w:cs="Open Sans Light"/>
            <w:sz w:val="19"/>
            <w:szCs w:val="19"/>
            <w:lang w:val="en-US"/>
          </w:rPr>
          <w:delText xml:space="preserve">prediction </w:delText>
        </w:r>
      </w:del>
      <w:ins w:id="82" w:author="Alex Strobel" w:date="2022-02-18T10:23:00Z">
        <w:r w:rsidR="00B34F4B" w:rsidRPr="00CA05D6">
          <w:rPr>
            <w:rFonts w:ascii="Open Sans Light" w:hAnsi="Open Sans Light" w:cs="Open Sans Light"/>
            <w:sz w:val="19"/>
            <w:szCs w:val="19"/>
            <w:lang w:val="en-US"/>
          </w:rPr>
          <w:t xml:space="preserve">predict </w:t>
        </w:r>
      </w:ins>
      <w:del w:id="83" w:author="Alex Strobel" w:date="2022-02-18T10:23:00Z">
        <w:r w:rsidRPr="00CA05D6" w:rsidDel="00B34F4B">
          <w:rPr>
            <w:rFonts w:ascii="Open Sans Light" w:hAnsi="Open Sans Light" w:cs="Open Sans Light"/>
            <w:sz w:val="19"/>
            <w:szCs w:val="19"/>
            <w:lang w:val="en-US"/>
          </w:rPr>
          <w:delText xml:space="preserve">of </w:delText>
        </w:r>
      </w:del>
      <w:r w:rsidRPr="00CA05D6">
        <w:rPr>
          <w:rFonts w:ascii="Open Sans Light" w:hAnsi="Open Sans Light" w:cs="Open Sans Light"/>
          <w:sz w:val="19"/>
          <w:szCs w:val="19"/>
          <w:lang w:val="en-US"/>
        </w:rPr>
        <w:t>choice behavior in the context of emotion regulation</w:t>
      </w:r>
      <w:del w:id="84" w:author="Alex Strobel" w:date="2022-02-18T10:23:00Z">
        <w:r w:rsidRPr="00CA05D6" w:rsidDel="00B34F4B">
          <w:rPr>
            <w:rFonts w:ascii="Open Sans Light" w:hAnsi="Open Sans Light" w:cs="Open Sans Light"/>
            <w:sz w:val="19"/>
            <w:szCs w:val="19"/>
            <w:lang w:val="en-US"/>
          </w:rPr>
          <w:delText xml:space="preserve"> by subjective values</w:delText>
        </w:r>
      </w:del>
      <w:r w:rsidRPr="00CA05D6">
        <w:rPr>
          <w:rFonts w:ascii="Open Sans Light" w:hAnsi="Open Sans Light" w:cs="Open Sans Light"/>
          <w:sz w:val="19"/>
          <w:szCs w:val="19"/>
          <w:lang w:val="en-US"/>
        </w:rPr>
        <w:t>.</w:t>
      </w:r>
    </w:p>
    <w:p w14:paraId="0DF386DD" w14:textId="4CF5E7B1" w:rsidR="00CA05D6" w:rsidRPr="00CA05D6" w:rsidRDefault="00EC0693" w:rsidP="00EC0693">
      <w:pPr>
        <w:spacing w:after="120"/>
        <w:jc w:val="both"/>
        <w:rPr>
          <w:rFonts w:ascii="Open Sans Light" w:hAnsi="Open Sans Light" w:cs="Open Sans Light"/>
          <w:sz w:val="19"/>
          <w:szCs w:val="19"/>
          <w:lang w:val="en-US"/>
        </w:rPr>
        <w:pPrChange w:id="85" w:author="Alex Strobel" w:date="2022-02-18T10:05:00Z">
          <w:pPr/>
        </w:pPrChange>
      </w:pPr>
      <w:r w:rsidRPr="00B6072A">
        <w:rPr>
          <w:rFonts w:ascii="Open Sans Light" w:hAnsi="Open Sans Light" w:cs="Open Sans Light"/>
          <w:sz w:val="19"/>
          <w:szCs w:val="19"/>
          <w:lang w:val="en-GB"/>
        </w:rPr>
        <w:t xml:space="preserve">To investigate both properties rigorously, </w:t>
      </w:r>
      <w:r>
        <w:rPr>
          <w:rFonts w:ascii="Open Sans Light" w:hAnsi="Open Sans Light" w:cs="Open Sans Light"/>
          <w:sz w:val="19"/>
          <w:szCs w:val="19"/>
          <w:lang w:val="en-GB"/>
        </w:rPr>
        <w:t>these</w:t>
      </w:r>
      <w:r w:rsidRPr="00B6072A">
        <w:rPr>
          <w:rFonts w:ascii="Open Sans Light" w:hAnsi="Open Sans Light" w:cs="Open Sans Light"/>
          <w:sz w:val="19"/>
          <w:szCs w:val="19"/>
          <w:lang w:val="en-GB"/>
        </w:rPr>
        <w:t xml:space="preserve"> questions are covered in separate Registered Reports that we submit </w:t>
      </w:r>
      <w:r>
        <w:rPr>
          <w:rFonts w:ascii="Open Sans Light" w:hAnsi="Open Sans Light" w:cs="Open Sans Light"/>
          <w:sz w:val="19"/>
          <w:szCs w:val="19"/>
          <w:lang w:val="en-GB"/>
        </w:rPr>
        <w:t xml:space="preserve">in parallel (see submission by </w:t>
      </w:r>
      <w:r>
        <w:rPr>
          <w:rFonts w:ascii="Open Sans Light" w:hAnsi="Open Sans Light" w:cs="Open Sans Light"/>
          <w:sz w:val="19"/>
          <w:szCs w:val="19"/>
          <w:lang w:val="en-GB"/>
        </w:rPr>
        <w:t>Josephine Zerna</w:t>
      </w:r>
      <w:r>
        <w:rPr>
          <w:rFonts w:ascii="Open Sans Light" w:hAnsi="Open Sans Light" w:cs="Open Sans Light"/>
          <w:sz w:val="19"/>
          <w:szCs w:val="19"/>
          <w:lang w:val="en-GB"/>
        </w:rPr>
        <w:t>)</w:t>
      </w:r>
      <w:r w:rsidRPr="00B6072A">
        <w:rPr>
          <w:rFonts w:ascii="Open Sans Light" w:hAnsi="Open Sans Light" w:cs="Open Sans Light"/>
          <w:sz w:val="19"/>
          <w:szCs w:val="19"/>
          <w:lang w:val="en-GB"/>
        </w:rPr>
        <w:t xml:space="preserve">. Here we present the Report for the </w:t>
      </w:r>
      <w:r>
        <w:rPr>
          <w:rFonts w:ascii="Open Sans Light" w:hAnsi="Open Sans Light" w:cs="Open Sans Light"/>
          <w:i/>
          <w:iCs/>
          <w:sz w:val="19"/>
          <w:szCs w:val="19"/>
          <w:lang w:val="en-GB"/>
        </w:rPr>
        <w:t xml:space="preserve">second </w:t>
      </w:r>
      <w:r w:rsidRPr="00B6072A">
        <w:rPr>
          <w:rFonts w:ascii="Open Sans Light" w:hAnsi="Open Sans Light" w:cs="Open Sans Light"/>
          <w:sz w:val="19"/>
          <w:szCs w:val="19"/>
          <w:lang w:val="en-GB"/>
        </w:rPr>
        <w:t>question</w:t>
      </w:r>
      <w:r>
        <w:rPr>
          <w:rFonts w:ascii="Open Sans Light" w:hAnsi="Open Sans Light" w:cs="Open Sans Light"/>
          <w:sz w:val="19"/>
          <w:szCs w:val="19"/>
          <w:lang w:val="en-GB"/>
        </w:rPr>
        <w:t xml:space="preserve"> which is of</w:t>
      </w:r>
      <w:r w:rsidRPr="00B6072A">
        <w:rPr>
          <w:rFonts w:ascii="Open Sans Light" w:hAnsi="Open Sans Light" w:cs="Open Sans Light"/>
          <w:sz w:val="19"/>
          <w:szCs w:val="19"/>
          <w:lang w:val="en-GB"/>
        </w:rPr>
        <w:t xml:space="preserve"> </w:t>
      </w:r>
      <w:r>
        <w:rPr>
          <w:rFonts w:ascii="Open Sans Light" w:hAnsi="Open Sans Light" w:cs="Open Sans Light"/>
          <w:sz w:val="19"/>
          <w:szCs w:val="19"/>
          <w:lang w:val="en-GB"/>
        </w:rPr>
        <w:t xml:space="preserve">broader </w:t>
      </w:r>
      <w:r w:rsidRPr="00B6072A">
        <w:rPr>
          <w:rFonts w:ascii="Open Sans Light" w:hAnsi="Open Sans Light" w:cs="Open Sans Light"/>
          <w:sz w:val="19"/>
          <w:szCs w:val="19"/>
          <w:lang w:val="en-GB"/>
        </w:rPr>
        <w:t xml:space="preserve">interest for fields such as psychology, </w:t>
      </w:r>
      <w:commentRangeStart w:id="86"/>
      <w:r w:rsidRPr="00CA05D6">
        <w:rPr>
          <w:rFonts w:ascii="Open Sans Light" w:hAnsi="Open Sans Light" w:cs="Open Sans Light"/>
          <w:sz w:val="19"/>
          <w:szCs w:val="19"/>
          <w:lang w:val="en-US"/>
        </w:rPr>
        <w:t>economics</w:t>
      </w:r>
      <w:commentRangeEnd w:id="86"/>
      <w:r w:rsidRPr="00CA05D6">
        <w:rPr>
          <w:rFonts w:ascii="Open Sans Light" w:hAnsi="Open Sans Light" w:cs="Open Sans Light"/>
          <w:sz w:val="19"/>
          <w:szCs w:val="19"/>
        </w:rPr>
        <w:commentReference w:id="86"/>
      </w:r>
      <w:r w:rsidRPr="00B6072A">
        <w:rPr>
          <w:rFonts w:ascii="Open Sans Light" w:hAnsi="Open Sans Light" w:cs="Open Sans Light"/>
          <w:sz w:val="19"/>
          <w:szCs w:val="19"/>
          <w:lang w:val="en-GB"/>
        </w:rPr>
        <w:t xml:space="preserve"> and cognitive science, offering an effective and adaptable way to assess the preference </w:t>
      </w:r>
      <w:r w:rsidRPr="00CA05D6">
        <w:rPr>
          <w:rFonts w:ascii="Open Sans Light" w:hAnsi="Open Sans Light" w:cs="Open Sans Light"/>
          <w:sz w:val="19"/>
          <w:szCs w:val="19"/>
          <w:lang w:val="en-US"/>
        </w:rPr>
        <w:t>for effortful tasks without objective order of task load</w:t>
      </w:r>
      <w:r>
        <w:rPr>
          <w:rFonts w:ascii="Open Sans Light" w:hAnsi="Open Sans Light" w:cs="Open Sans Light"/>
          <w:sz w:val="19"/>
          <w:szCs w:val="19"/>
          <w:lang w:val="en-US"/>
        </w:rPr>
        <w:t>.</w:t>
      </w:r>
    </w:p>
    <w:p w14:paraId="330D07D2" w14:textId="28C1B8E2" w:rsidR="00E86ABB" w:rsidRPr="00B6072A" w:rsidDel="00CA05D6" w:rsidRDefault="00E86ABB" w:rsidP="00EC0693">
      <w:pPr>
        <w:spacing w:after="120"/>
        <w:jc w:val="both"/>
        <w:rPr>
          <w:del w:id="87" w:author="Alex Strobel" w:date="2022-02-18T09:55:00Z"/>
          <w:rFonts w:ascii="Open Sans Light" w:hAnsi="Open Sans Light" w:cs="Open Sans Light"/>
          <w:sz w:val="19"/>
          <w:szCs w:val="19"/>
          <w:lang w:val="en-GB"/>
        </w:rPr>
        <w:pPrChange w:id="88" w:author="Alex Strobel" w:date="2022-02-18T10:05:00Z">
          <w:pPr>
            <w:jc w:val="both"/>
          </w:pPr>
        </w:pPrChange>
      </w:pPr>
      <w:del w:id="89" w:author="Alex Strobel" w:date="2022-02-18T09:55:00Z">
        <w:r w:rsidRPr="00B6072A" w:rsidDel="00CA05D6">
          <w:rPr>
            <w:rFonts w:ascii="Open Sans Light" w:hAnsi="Open Sans Light" w:cs="Open Sans Light"/>
            <w:sz w:val="19"/>
            <w:szCs w:val="19"/>
            <w:lang w:val="en-GB"/>
          </w:rPr>
          <w:delText xml:space="preserve">we would like to submit the Stage 1 Registered Report titled “When easy is not preferred: An effort discounting paradigm for estimating subjective values of tasks” for consideration in </w:delText>
        </w:r>
        <w:r w:rsidRPr="00B6072A" w:rsidDel="00CA05D6">
          <w:rPr>
            <w:rFonts w:ascii="Open Sans Light" w:hAnsi="Open Sans Light" w:cs="Open Sans Light"/>
            <w:i/>
            <w:iCs/>
            <w:sz w:val="19"/>
            <w:szCs w:val="19"/>
            <w:lang w:val="en-GB"/>
            <w:rPrChange w:id="90" w:author="Alex Strobel" w:date="2022-02-17T17:05:00Z">
              <w:rPr>
                <w:lang w:val="en-GB"/>
              </w:rPr>
            </w:rPrChange>
          </w:rPr>
          <w:delText>Nature Human Behaviour</w:delText>
        </w:r>
        <w:r w:rsidRPr="00B6072A" w:rsidDel="00CA05D6">
          <w:rPr>
            <w:rFonts w:ascii="Open Sans Light" w:hAnsi="Open Sans Light" w:cs="Open Sans Light"/>
            <w:i/>
            <w:iCs/>
            <w:sz w:val="19"/>
            <w:szCs w:val="19"/>
            <w:lang w:val="en-GB"/>
          </w:rPr>
          <w:delText>.</w:delText>
        </w:r>
      </w:del>
    </w:p>
    <w:p w14:paraId="15F1D4AA" w14:textId="1F7F68CC" w:rsidR="00E86ABB" w:rsidRPr="00B6072A" w:rsidDel="00CA05D6" w:rsidRDefault="00E86ABB" w:rsidP="00EC0693">
      <w:pPr>
        <w:spacing w:after="120"/>
        <w:jc w:val="both"/>
        <w:rPr>
          <w:del w:id="91" w:author="Alex Strobel" w:date="2022-02-18T09:55:00Z"/>
          <w:rFonts w:ascii="Open Sans Light" w:hAnsi="Open Sans Light" w:cs="Open Sans Light"/>
          <w:sz w:val="19"/>
          <w:szCs w:val="19"/>
          <w:lang w:val="en-GB"/>
        </w:rPr>
        <w:pPrChange w:id="92" w:author="Alex Strobel" w:date="2022-02-18T10:05:00Z">
          <w:pPr>
            <w:jc w:val="both"/>
          </w:pPr>
        </w:pPrChange>
      </w:pPr>
      <w:del w:id="93" w:author="Alex Strobel" w:date="2022-02-17T17:06:00Z">
        <w:r w:rsidRPr="00B6072A" w:rsidDel="005704EA">
          <w:rPr>
            <w:rFonts w:ascii="Open Sans Light" w:hAnsi="Open Sans Light" w:cs="Open Sans Light"/>
            <w:sz w:val="19"/>
            <w:szCs w:val="19"/>
            <w:lang w:val="en-GB"/>
          </w:rPr>
          <w:delText xml:space="preserve">Our </w:delText>
        </w:r>
      </w:del>
      <w:del w:id="94" w:author="Alex Strobel" w:date="2022-02-18T09:55:00Z">
        <w:r w:rsidRPr="00B6072A" w:rsidDel="00CA05D6">
          <w:rPr>
            <w:rFonts w:ascii="Open Sans Light" w:hAnsi="Open Sans Light" w:cs="Open Sans Light"/>
            <w:sz w:val="19"/>
            <w:szCs w:val="19"/>
            <w:lang w:val="en-GB"/>
          </w:rPr>
          <w:delText>study investigate</w:delText>
        </w:r>
      </w:del>
      <w:del w:id="95" w:author="Alex Strobel" w:date="2022-02-17T17:06:00Z">
        <w:r w:rsidRPr="00B6072A" w:rsidDel="005704EA">
          <w:rPr>
            <w:rFonts w:ascii="Open Sans Light" w:hAnsi="Open Sans Light" w:cs="Open Sans Light"/>
            <w:sz w:val="19"/>
            <w:szCs w:val="19"/>
            <w:lang w:val="en-GB"/>
          </w:rPr>
          <w:delText xml:space="preserve">s </w:delText>
        </w:r>
      </w:del>
      <w:del w:id="96" w:author="Alex Strobel" w:date="2022-02-18T09:55:00Z">
        <w:r w:rsidRPr="00B6072A" w:rsidDel="00CA05D6">
          <w:rPr>
            <w:rFonts w:ascii="Open Sans Light" w:hAnsi="Open Sans Light" w:cs="Open Sans Light"/>
            <w:sz w:val="19"/>
            <w:szCs w:val="19"/>
            <w:lang w:val="en-GB"/>
          </w:rPr>
          <w:delText>the relationship between the cost of effort and the value of rewards, a trade-off that is relevant to everyday life but still poorly understood. We advance an existing paradigm by Westbrook and colleagues (2013)</w:delText>
        </w:r>
      </w:del>
      <w:del w:id="97" w:author="Alex Strobel" w:date="2022-02-17T17:06:00Z">
        <w:r w:rsidRPr="00B6072A" w:rsidDel="005704EA">
          <w:rPr>
            <w:rFonts w:ascii="Open Sans Light" w:hAnsi="Open Sans Light" w:cs="Open Sans Light"/>
            <w:sz w:val="19"/>
            <w:szCs w:val="19"/>
            <w:lang w:val="en-GB"/>
          </w:rPr>
          <w:delText>, which</w:delText>
        </w:r>
      </w:del>
      <w:del w:id="98" w:author="Alex Strobel" w:date="2022-02-18T09:32:00Z">
        <w:r w:rsidRPr="00B6072A" w:rsidDel="00B6072A">
          <w:rPr>
            <w:rFonts w:ascii="Open Sans Light" w:hAnsi="Open Sans Light" w:cs="Open Sans Light"/>
            <w:sz w:val="19"/>
            <w:szCs w:val="19"/>
            <w:lang w:val="en-GB"/>
          </w:rPr>
          <w:delText xml:space="preserve"> examine</w:delText>
        </w:r>
      </w:del>
      <w:del w:id="99" w:author="Alex Strobel" w:date="2022-02-17T17:06:00Z">
        <w:r w:rsidRPr="00B6072A" w:rsidDel="005704EA">
          <w:rPr>
            <w:rFonts w:ascii="Open Sans Light" w:hAnsi="Open Sans Light" w:cs="Open Sans Light"/>
            <w:sz w:val="19"/>
            <w:szCs w:val="19"/>
            <w:lang w:val="en-GB"/>
          </w:rPr>
          <w:delText xml:space="preserve">s </w:delText>
        </w:r>
      </w:del>
      <w:del w:id="100" w:author="Alex Strobel" w:date="2022-02-18T09:32:00Z">
        <w:r w:rsidRPr="00B6072A" w:rsidDel="00B6072A">
          <w:rPr>
            <w:rFonts w:ascii="Open Sans Light" w:hAnsi="Open Sans Light" w:cs="Open Sans Light"/>
            <w:sz w:val="19"/>
            <w:szCs w:val="19"/>
            <w:lang w:val="en-GB"/>
          </w:rPr>
          <w:delText>decision</w:delText>
        </w:r>
      </w:del>
      <w:del w:id="101" w:author="Alex Strobel" w:date="2022-02-17T17:06:00Z">
        <w:r w:rsidRPr="00B6072A" w:rsidDel="005704EA">
          <w:rPr>
            <w:rFonts w:ascii="Open Sans Light" w:hAnsi="Open Sans Light" w:cs="Open Sans Light"/>
            <w:sz w:val="19"/>
            <w:szCs w:val="19"/>
            <w:lang w:val="en-GB"/>
          </w:rPr>
          <w:delText xml:space="preserve"> </w:delText>
        </w:r>
      </w:del>
      <w:del w:id="102" w:author="Alex Strobel" w:date="2022-02-18T09:32:00Z">
        <w:r w:rsidRPr="00B6072A" w:rsidDel="00B6072A">
          <w:rPr>
            <w:rFonts w:ascii="Open Sans Light" w:hAnsi="Open Sans Light" w:cs="Open Sans Light"/>
            <w:sz w:val="19"/>
            <w:szCs w:val="19"/>
            <w:lang w:val="en-GB"/>
          </w:rPr>
          <w:delText>making by</w:delText>
        </w:r>
      </w:del>
      <w:del w:id="103" w:author="Alex Strobel" w:date="2022-02-18T09:55:00Z">
        <w:r w:rsidRPr="00B6072A" w:rsidDel="00CA05D6">
          <w:rPr>
            <w:rFonts w:ascii="Open Sans Light" w:hAnsi="Open Sans Light" w:cs="Open Sans Light"/>
            <w:sz w:val="19"/>
            <w:szCs w:val="19"/>
            <w:lang w:val="en-GB"/>
          </w:rPr>
          <w:delText xml:space="preserve"> determining </w:delText>
        </w:r>
      </w:del>
      <w:del w:id="104" w:author="Alex Strobel" w:date="2022-02-18T09:32:00Z">
        <w:r w:rsidRPr="00B6072A" w:rsidDel="00B6072A">
          <w:rPr>
            <w:rFonts w:ascii="Open Sans Light" w:hAnsi="Open Sans Light" w:cs="Open Sans Light"/>
            <w:sz w:val="19"/>
            <w:szCs w:val="19"/>
            <w:lang w:val="en-GB"/>
          </w:rPr>
          <w:delText xml:space="preserve">the </w:delText>
        </w:r>
      </w:del>
      <w:del w:id="105" w:author="Alex Strobel" w:date="2022-02-18T09:55:00Z">
        <w:r w:rsidRPr="00B6072A" w:rsidDel="00CA05D6">
          <w:rPr>
            <w:rFonts w:ascii="Open Sans Light" w:hAnsi="Open Sans Light" w:cs="Open Sans Light"/>
            <w:sz w:val="19"/>
            <w:szCs w:val="19"/>
            <w:lang w:val="en-GB"/>
          </w:rPr>
          <w:delText xml:space="preserve">subjective values of </w:delText>
        </w:r>
      </w:del>
      <w:del w:id="106" w:author="Alex Strobel" w:date="2022-02-18T09:32:00Z">
        <w:r w:rsidRPr="00B6072A" w:rsidDel="00B6072A">
          <w:rPr>
            <w:rFonts w:ascii="Open Sans Light" w:hAnsi="Open Sans Light" w:cs="Open Sans Light"/>
            <w:sz w:val="19"/>
            <w:szCs w:val="19"/>
            <w:lang w:val="en-GB"/>
          </w:rPr>
          <w:delText xml:space="preserve">different </w:delText>
        </w:r>
      </w:del>
      <w:del w:id="107" w:author="Alex Strobel" w:date="2022-02-18T09:55:00Z">
        <w:r w:rsidRPr="00B6072A" w:rsidDel="00CA05D6">
          <w:rPr>
            <w:rFonts w:ascii="Open Sans Light" w:hAnsi="Open Sans Light" w:cs="Open Sans Light"/>
            <w:sz w:val="19"/>
            <w:szCs w:val="19"/>
            <w:lang w:val="en-GB"/>
          </w:rPr>
          <w:delText xml:space="preserve">levels of a cognitive task. We </w:delText>
        </w:r>
      </w:del>
      <w:del w:id="108" w:author="Alex Strobel" w:date="2022-02-18T09:32:00Z">
        <w:r w:rsidRPr="00B6072A" w:rsidDel="00B6072A">
          <w:rPr>
            <w:rFonts w:ascii="Open Sans Light" w:hAnsi="Open Sans Light" w:cs="Open Sans Light"/>
            <w:sz w:val="19"/>
            <w:szCs w:val="19"/>
            <w:lang w:val="en-GB"/>
          </w:rPr>
          <w:delText>alter</w:delText>
        </w:r>
      </w:del>
      <w:del w:id="109" w:author="Alex Strobel" w:date="2022-02-17T17:06:00Z">
        <w:r w:rsidRPr="00B6072A" w:rsidDel="005704EA">
          <w:rPr>
            <w:rFonts w:ascii="Open Sans Light" w:hAnsi="Open Sans Light" w:cs="Open Sans Light"/>
            <w:sz w:val="19"/>
            <w:szCs w:val="19"/>
            <w:lang w:val="en-GB"/>
          </w:rPr>
          <w:delText>ed</w:delText>
        </w:r>
      </w:del>
      <w:del w:id="110" w:author="Alex Strobel" w:date="2022-02-18T09:32:00Z">
        <w:r w:rsidRPr="00B6072A" w:rsidDel="00B6072A">
          <w:rPr>
            <w:rFonts w:ascii="Open Sans Light" w:hAnsi="Open Sans Light" w:cs="Open Sans Light"/>
            <w:sz w:val="19"/>
            <w:szCs w:val="19"/>
            <w:lang w:val="en-GB"/>
          </w:rPr>
          <w:delText xml:space="preserve"> the paradigm in such a way that it allows </w:delText>
        </w:r>
      </w:del>
      <w:del w:id="111" w:author="Alex Strobel" w:date="2022-02-18T09:55:00Z">
        <w:r w:rsidRPr="00B6072A" w:rsidDel="00CA05D6">
          <w:rPr>
            <w:rFonts w:ascii="Open Sans Light" w:hAnsi="Open Sans Light" w:cs="Open Sans Light"/>
            <w:sz w:val="19"/>
            <w:szCs w:val="19"/>
            <w:lang w:val="en-GB"/>
          </w:rPr>
          <w:delText xml:space="preserve">two crucial </w:delText>
        </w:r>
      </w:del>
      <w:del w:id="112" w:author="Alex Strobel" w:date="2022-02-17T17:07:00Z">
        <w:r w:rsidRPr="00B6072A" w:rsidDel="005704EA">
          <w:rPr>
            <w:rFonts w:ascii="Open Sans Light" w:hAnsi="Open Sans Light" w:cs="Open Sans Light"/>
            <w:sz w:val="19"/>
            <w:szCs w:val="19"/>
            <w:lang w:val="en-GB"/>
          </w:rPr>
          <w:delText>things</w:delText>
        </w:r>
      </w:del>
      <w:del w:id="113" w:author="Alex Strobel" w:date="2022-02-18T09:55:00Z">
        <w:r w:rsidRPr="00B6072A" w:rsidDel="00CA05D6">
          <w:rPr>
            <w:rFonts w:ascii="Open Sans Light" w:hAnsi="Open Sans Light" w:cs="Open Sans Light"/>
            <w:sz w:val="19"/>
            <w:szCs w:val="19"/>
            <w:lang w:val="en-GB"/>
          </w:rPr>
          <w:delText>: First</w:delText>
        </w:r>
      </w:del>
      <w:del w:id="114" w:author="Alex Strobel" w:date="2022-02-18T09:34:00Z">
        <w:r w:rsidRPr="00B6072A" w:rsidDel="00B6072A">
          <w:rPr>
            <w:rFonts w:ascii="Open Sans Light" w:hAnsi="Open Sans Light" w:cs="Open Sans Light"/>
            <w:sz w:val="19"/>
            <w:szCs w:val="19"/>
            <w:lang w:val="en-GB"/>
          </w:rPr>
          <w:delText>ly</w:delText>
        </w:r>
      </w:del>
      <w:del w:id="115" w:author="Alex Strobel" w:date="2022-02-18T09:55:00Z">
        <w:r w:rsidRPr="00B6072A" w:rsidDel="00CA05D6">
          <w:rPr>
            <w:rFonts w:ascii="Open Sans Light" w:hAnsi="Open Sans Light" w:cs="Open Sans Light"/>
            <w:sz w:val="19"/>
            <w:szCs w:val="19"/>
            <w:lang w:val="en-GB"/>
          </w:rPr>
          <w:delText xml:space="preserve">, </w:delText>
        </w:r>
      </w:del>
      <w:del w:id="116" w:author="Alex Strobel" w:date="2022-02-17T17:07:00Z">
        <w:r w:rsidRPr="00B6072A" w:rsidDel="005704EA">
          <w:rPr>
            <w:rFonts w:ascii="Open Sans Light" w:hAnsi="Open Sans Light" w:cs="Open Sans Light"/>
            <w:sz w:val="19"/>
            <w:szCs w:val="19"/>
            <w:lang w:val="en-GB"/>
          </w:rPr>
          <w:delText xml:space="preserve">determining </w:delText>
        </w:r>
      </w:del>
      <w:del w:id="117" w:author="Alex Strobel" w:date="2022-02-18T09:55:00Z">
        <w:r w:rsidRPr="00B6072A" w:rsidDel="00CA05D6">
          <w:rPr>
            <w:rFonts w:ascii="Open Sans Light" w:hAnsi="Open Sans Light" w:cs="Open Sans Light"/>
            <w:sz w:val="19"/>
            <w:szCs w:val="19"/>
            <w:lang w:val="en-GB"/>
          </w:rPr>
          <w:delText xml:space="preserve">subjective values </w:delText>
        </w:r>
      </w:del>
      <w:del w:id="118" w:author="Alex Strobel" w:date="2022-02-17T17:07:00Z">
        <w:r w:rsidRPr="00B6072A" w:rsidDel="005704EA">
          <w:rPr>
            <w:rFonts w:ascii="Open Sans Light" w:hAnsi="Open Sans Light" w:cs="Open Sans Light"/>
            <w:sz w:val="19"/>
            <w:szCs w:val="19"/>
            <w:lang w:val="en-GB"/>
          </w:rPr>
          <w:delText xml:space="preserve">without </w:delText>
        </w:r>
      </w:del>
      <w:del w:id="119" w:author="Alex Strobel" w:date="2022-02-18T09:55:00Z">
        <w:r w:rsidRPr="00B6072A" w:rsidDel="00CA05D6">
          <w:rPr>
            <w:rFonts w:ascii="Open Sans Light" w:hAnsi="Open Sans Light" w:cs="Open Sans Light"/>
            <w:sz w:val="19"/>
            <w:szCs w:val="19"/>
            <w:lang w:val="en-GB"/>
          </w:rPr>
          <w:delText xml:space="preserve">assuming that the objectively easiest level is preferred. This is </w:delText>
        </w:r>
      </w:del>
      <w:del w:id="120" w:author="Alex Strobel" w:date="2022-02-18T09:38:00Z">
        <w:r w:rsidRPr="00B6072A" w:rsidDel="000C1B10">
          <w:rPr>
            <w:rFonts w:ascii="Open Sans Light" w:hAnsi="Open Sans Light" w:cs="Open Sans Light"/>
            <w:sz w:val="19"/>
            <w:szCs w:val="19"/>
            <w:lang w:val="en-GB"/>
          </w:rPr>
          <w:delText xml:space="preserve">especially </w:delText>
        </w:r>
      </w:del>
      <w:del w:id="121" w:author="Alex Strobel" w:date="2022-02-18T09:55:00Z">
        <w:r w:rsidRPr="00B6072A" w:rsidDel="00CA05D6">
          <w:rPr>
            <w:rFonts w:ascii="Open Sans Light" w:hAnsi="Open Sans Light" w:cs="Open Sans Light"/>
            <w:sz w:val="19"/>
            <w:szCs w:val="19"/>
            <w:lang w:val="en-GB"/>
          </w:rPr>
          <w:delText xml:space="preserve">relevant </w:delText>
        </w:r>
      </w:del>
      <w:del w:id="122" w:author="Alex Strobel" w:date="2022-02-17T17:08:00Z">
        <w:r w:rsidRPr="00B6072A" w:rsidDel="005704EA">
          <w:rPr>
            <w:rFonts w:ascii="Open Sans Light" w:hAnsi="Open Sans Light" w:cs="Open Sans Light"/>
            <w:sz w:val="19"/>
            <w:szCs w:val="19"/>
            <w:lang w:val="en-GB"/>
          </w:rPr>
          <w:delText xml:space="preserve">in the context of </w:delText>
        </w:r>
      </w:del>
      <w:del w:id="123" w:author="Alex Strobel" w:date="2022-02-18T09:34:00Z">
        <w:r w:rsidRPr="00B6072A" w:rsidDel="00B6072A">
          <w:rPr>
            <w:rFonts w:ascii="Open Sans Light" w:hAnsi="Open Sans Light" w:cs="Open Sans Light"/>
            <w:sz w:val="19"/>
            <w:szCs w:val="19"/>
            <w:lang w:val="en-GB"/>
          </w:rPr>
          <w:delText>personality trait</w:delText>
        </w:r>
      </w:del>
      <w:del w:id="124" w:author="Alex Strobel" w:date="2022-02-17T17:09:00Z">
        <w:r w:rsidRPr="00B6072A" w:rsidDel="00C14021">
          <w:rPr>
            <w:rFonts w:ascii="Open Sans Light" w:hAnsi="Open Sans Light" w:cs="Open Sans Light"/>
            <w:sz w:val="19"/>
            <w:szCs w:val="19"/>
            <w:lang w:val="en-GB"/>
          </w:rPr>
          <w:delText>s</w:delText>
        </w:r>
      </w:del>
      <w:del w:id="125" w:author="Alex Strobel" w:date="2022-02-18T09:34:00Z">
        <w:r w:rsidRPr="00B6072A" w:rsidDel="00B6072A">
          <w:rPr>
            <w:rFonts w:ascii="Open Sans Light" w:hAnsi="Open Sans Light" w:cs="Open Sans Light"/>
            <w:sz w:val="19"/>
            <w:szCs w:val="19"/>
            <w:lang w:val="en-GB"/>
          </w:rPr>
          <w:delText xml:space="preserve"> </w:delText>
        </w:r>
      </w:del>
      <w:del w:id="126" w:author="Alex Strobel" w:date="2022-02-17T17:09:00Z">
        <w:r w:rsidRPr="00B6072A" w:rsidDel="00C14021">
          <w:rPr>
            <w:rFonts w:ascii="Open Sans Light" w:hAnsi="Open Sans Light" w:cs="Open Sans Light"/>
            <w:sz w:val="19"/>
            <w:szCs w:val="19"/>
            <w:lang w:val="en-GB"/>
            <w:rPrChange w:id="127" w:author="Alex Strobel" w:date="2022-02-17T17:09:00Z">
              <w:rPr>
                <w:lang w:val="en-GB"/>
              </w:rPr>
            </w:rPrChange>
          </w:rPr>
          <w:delText xml:space="preserve">such as </w:delText>
        </w:r>
      </w:del>
      <w:del w:id="128" w:author="Alex Strobel" w:date="2022-02-18T09:55:00Z">
        <w:r w:rsidRPr="00B6072A" w:rsidDel="00CA05D6">
          <w:rPr>
            <w:rFonts w:ascii="Open Sans Light" w:hAnsi="Open Sans Light" w:cs="Open Sans Light"/>
            <w:sz w:val="19"/>
            <w:szCs w:val="19"/>
            <w:lang w:val="en-GB"/>
            <w:rPrChange w:id="129" w:author="Alex Strobel" w:date="2022-02-17T17:09:00Z">
              <w:rPr>
                <w:lang w:val="en-GB"/>
              </w:rPr>
            </w:rPrChange>
          </w:rPr>
          <w:delText>Need for Cognition</w:delText>
        </w:r>
      </w:del>
      <w:del w:id="130" w:author="Alex Strobel" w:date="2022-02-17T17:09:00Z">
        <w:r w:rsidRPr="00B6072A" w:rsidDel="00C14021">
          <w:rPr>
            <w:rFonts w:ascii="Open Sans Light" w:hAnsi="Open Sans Light" w:cs="Open Sans Light"/>
            <w:sz w:val="19"/>
            <w:szCs w:val="19"/>
            <w:lang w:val="en-GB"/>
          </w:rPr>
          <w:delText xml:space="preserve">, </w:delText>
        </w:r>
      </w:del>
      <w:del w:id="131" w:author="Alex Strobel" w:date="2022-02-18T09:34:00Z">
        <w:r w:rsidRPr="00B6072A" w:rsidDel="00B6072A">
          <w:rPr>
            <w:rFonts w:ascii="Open Sans Light" w:hAnsi="Open Sans Light" w:cs="Open Sans Light"/>
            <w:sz w:val="19"/>
            <w:szCs w:val="19"/>
            <w:lang w:val="en-GB"/>
          </w:rPr>
          <w:delText xml:space="preserve">as individuals </w:delText>
        </w:r>
      </w:del>
      <w:del w:id="132" w:author="Alex Strobel" w:date="2022-02-18T09:55:00Z">
        <w:r w:rsidRPr="00B6072A" w:rsidDel="00CA05D6">
          <w:rPr>
            <w:rFonts w:ascii="Open Sans Light" w:hAnsi="Open Sans Light" w:cs="Open Sans Light"/>
            <w:sz w:val="19"/>
            <w:szCs w:val="19"/>
            <w:lang w:val="en-GB"/>
          </w:rPr>
          <w:delText xml:space="preserve">who enjoy cognitive effort likely prefer a higher demand level. </w:delText>
        </w:r>
      </w:del>
      <w:del w:id="133" w:author="Alex Strobel" w:date="2022-02-17T17:09:00Z">
        <w:r w:rsidRPr="00B6072A" w:rsidDel="00C14021">
          <w:rPr>
            <w:rFonts w:ascii="Open Sans Light" w:hAnsi="Open Sans Light" w:cs="Open Sans Light"/>
            <w:sz w:val="19"/>
            <w:szCs w:val="19"/>
            <w:lang w:val="en-GB"/>
          </w:rPr>
          <w:delText>And s</w:delText>
        </w:r>
      </w:del>
      <w:del w:id="134" w:author="Alex Strobel" w:date="2022-02-18T09:55:00Z">
        <w:r w:rsidRPr="00B6072A" w:rsidDel="00CA05D6">
          <w:rPr>
            <w:rFonts w:ascii="Open Sans Light" w:hAnsi="Open Sans Light" w:cs="Open Sans Light"/>
            <w:sz w:val="19"/>
            <w:szCs w:val="19"/>
            <w:lang w:val="en-GB"/>
          </w:rPr>
          <w:delText>econd</w:delText>
        </w:r>
      </w:del>
      <w:del w:id="135" w:author="Alex Strobel" w:date="2022-02-18T09:34:00Z">
        <w:r w:rsidRPr="00B6072A" w:rsidDel="00B6072A">
          <w:rPr>
            <w:rFonts w:ascii="Open Sans Light" w:hAnsi="Open Sans Light" w:cs="Open Sans Light"/>
            <w:sz w:val="19"/>
            <w:szCs w:val="19"/>
            <w:lang w:val="en-GB"/>
          </w:rPr>
          <w:delText>ly</w:delText>
        </w:r>
      </w:del>
      <w:del w:id="136" w:author="Alex Strobel" w:date="2022-02-18T09:55:00Z">
        <w:r w:rsidRPr="00B6072A" w:rsidDel="00CA05D6">
          <w:rPr>
            <w:rFonts w:ascii="Open Sans Light" w:hAnsi="Open Sans Light" w:cs="Open Sans Light"/>
            <w:sz w:val="19"/>
            <w:szCs w:val="19"/>
            <w:lang w:val="en-GB"/>
          </w:rPr>
          <w:delText xml:space="preserve">, determining subjective values for tasks whose levels have no objective order of difficulty. These </w:delText>
        </w:r>
      </w:del>
      <w:del w:id="137" w:author="Alex Strobel" w:date="2022-02-18T09:37:00Z">
        <w:r w:rsidRPr="00B6072A" w:rsidDel="000C1B10">
          <w:rPr>
            <w:rFonts w:ascii="Open Sans Light" w:hAnsi="Open Sans Light" w:cs="Open Sans Light"/>
            <w:sz w:val="19"/>
            <w:szCs w:val="19"/>
            <w:lang w:val="en-GB"/>
          </w:rPr>
          <w:delText xml:space="preserve">properties </w:delText>
        </w:r>
      </w:del>
      <w:del w:id="138" w:author="Alex Strobel" w:date="2022-02-18T09:55:00Z">
        <w:r w:rsidRPr="00B6072A" w:rsidDel="00CA05D6">
          <w:rPr>
            <w:rFonts w:ascii="Open Sans Light" w:hAnsi="Open Sans Light" w:cs="Open Sans Light"/>
            <w:sz w:val="19"/>
            <w:szCs w:val="19"/>
            <w:lang w:val="en-GB"/>
          </w:rPr>
          <w:delText>are used to target two research questions</w:delText>
        </w:r>
      </w:del>
      <w:del w:id="139" w:author="Alex Strobel" w:date="2022-02-17T17:10:00Z">
        <w:r w:rsidRPr="00B6072A" w:rsidDel="00C14021">
          <w:rPr>
            <w:rFonts w:ascii="Open Sans Light" w:hAnsi="Open Sans Light" w:cs="Open Sans Light"/>
            <w:sz w:val="19"/>
            <w:szCs w:val="19"/>
            <w:lang w:val="en-GB"/>
          </w:rPr>
          <w:delText xml:space="preserve">. </w:delText>
        </w:r>
      </w:del>
      <w:del w:id="140" w:author="Alex Strobel" w:date="2022-02-18T09:38:00Z">
        <w:r w:rsidRPr="00B6072A" w:rsidDel="000C1B10">
          <w:rPr>
            <w:rFonts w:ascii="Open Sans Light" w:hAnsi="Open Sans Light" w:cs="Open Sans Light"/>
            <w:sz w:val="19"/>
            <w:szCs w:val="19"/>
            <w:lang w:val="en-GB"/>
          </w:rPr>
          <w:delText>The first is</w:delText>
        </w:r>
      </w:del>
      <w:del w:id="141" w:author="Alex Strobel" w:date="2022-02-18T09:55:00Z">
        <w:r w:rsidRPr="00B6072A" w:rsidDel="00CA05D6">
          <w:rPr>
            <w:rFonts w:ascii="Open Sans Light" w:hAnsi="Open Sans Light" w:cs="Open Sans Light"/>
            <w:sz w:val="19"/>
            <w:szCs w:val="19"/>
            <w:lang w:val="en-GB"/>
          </w:rPr>
          <w:delText xml:space="preserve"> whether we can replicate the analyses of the original study with </w:delText>
        </w:r>
      </w:del>
      <w:del w:id="142" w:author="Alex Strobel" w:date="2022-02-17T17:11:00Z">
        <w:r w:rsidRPr="00B6072A" w:rsidDel="00C14021">
          <w:rPr>
            <w:rFonts w:ascii="Open Sans Light" w:hAnsi="Open Sans Light" w:cs="Open Sans Light"/>
            <w:sz w:val="19"/>
            <w:szCs w:val="19"/>
            <w:lang w:val="en-GB"/>
          </w:rPr>
          <w:delText xml:space="preserve">the </w:delText>
        </w:r>
      </w:del>
      <w:del w:id="143" w:author="Alex Strobel" w:date="2022-02-18T09:55:00Z">
        <w:r w:rsidRPr="00B6072A" w:rsidDel="00CA05D6">
          <w:rPr>
            <w:rFonts w:ascii="Open Sans Light" w:hAnsi="Open Sans Light" w:cs="Open Sans Light"/>
            <w:sz w:val="19"/>
            <w:szCs w:val="19"/>
            <w:lang w:val="en-GB"/>
          </w:rPr>
          <w:delText xml:space="preserve">new paradigm and </w:delText>
        </w:r>
      </w:del>
      <w:del w:id="144" w:author="Alex Strobel" w:date="2022-02-17T17:12:00Z">
        <w:r w:rsidRPr="00B6072A" w:rsidDel="00C14021">
          <w:rPr>
            <w:rFonts w:ascii="Open Sans Light" w:hAnsi="Open Sans Light" w:cs="Open Sans Light"/>
            <w:sz w:val="19"/>
            <w:szCs w:val="19"/>
            <w:lang w:val="en-GB"/>
          </w:rPr>
          <w:delText>depict inter-</w:delText>
        </w:r>
      </w:del>
      <w:del w:id="145" w:author="Alex Strobel" w:date="2022-02-18T09:55:00Z">
        <w:r w:rsidRPr="00B6072A" w:rsidDel="00CA05D6">
          <w:rPr>
            <w:rFonts w:ascii="Open Sans Light" w:hAnsi="Open Sans Light" w:cs="Open Sans Light"/>
            <w:sz w:val="19"/>
            <w:szCs w:val="19"/>
            <w:lang w:val="en-GB"/>
          </w:rPr>
          <w:delText>individual differences more accurately</w:delText>
        </w:r>
      </w:del>
      <w:del w:id="146" w:author="Alex Strobel" w:date="2022-02-18T09:38:00Z">
        <w:r w:rsidRPr="00B6072A" w:rsidDel="000C1B10">
          <w:rPr>
            <w:rFonts w:ascii="Open Sans Light" w:hAnsi="Open Sans Light" w:cs="Open Sans Light"/>
            <w:sz w:val="19"/>
            <w:szCs w:val="19"/>
            <w:lang w:val="en-GB"/>
          </w:rPr>
          <w:delText xml:space="preserve">. </w:delText>
        </w:r>
      </w:del>
      <w:del w:id="147" w:author="Alex Strobel" w:date="2022-02-18T09:39:00Z">
        <w:r w:rsidRPr="00B6072A" w:rsidDel="000C1B10">
          <w:rPr>
            <w:rFonts w:ascii="Open Sans Light" w:hAnsi="Open Sans Light" w:cs="Open Sans Light"/>
            <w:sz w:val="19"/>
            <w:szCs w:val="19"/>
            <w:lang w:val="en-GB"/>
          </w:rPr>
          <w:delText xml:space="preserve">The second question is </w:delText>
        </w:r>
      </w:del>
      <w:del w:id="148" w:author="Alex Strobel" w:date="2022-02-18T09:55:00Z">
        <w:r w:rsidRPr="00B6072A" w:rsidDel="00CA05D6">
          <w:rPr>
            <w:rFonts w:ascii="Open Sans Light" w:hAnsi="Open Sans Light" w:cs="Open Sans Light"/>
            <w:sz w:val="19"/>
            <w:szCs w:val="19"/>
            <w:lang w:val="en-GB"/>
          </w:rPr>
          <w:delText xml:space="preserve">whether our approach is suitable for determining subjective values in the new context of an emotion regulation task. To investigate both properties rigorously, both research questions are covered in separate Registered Reports that we </w:delText>
        </w:r>
      </w:del>
      <w:del w:id="149" w:author="Alex Strobel" w:date="2022-02-18T09:39:00Z">
        <w:r w:rsidRPr="00B6072A" w:rsidDel="000C1B10">
          <w:rPr>
            <w:rFonts w:ascii="Open Sans Light" w:hAnsi="Open Sans Light" w:cs="Open Sans Light"/>
            <w:sz w:val="19"/>
            <w:szCs w:val="19"/>
            <w:lang w:val="en-GB"/>
          </w:rPr>
          <w:delText xml:space="preserve">have </w:delText>
        </w:r>
      </w:del>
      <w:del w:id="150" w:author="Alex Strobel" w:date="2022-02-18T09:55:00Z">
        <w:r w:rsidRPr="00B6072A" w:rsidDel="00CA05D6">
          <w:rPr>
            <w:rFonts w:ascii="Open Sans Light" w:hAnsi="Open Sans Light" w:cs="Open Sans Light"/>
            <w:sz w:val="19"/>
            <w:szCs w:val="19"/>
            <w:lang w:val="en-GB"/>
          </w:rPr>
          <w:delText>submit</w:delText>
        </w:r>
      </w:del>
      <w:del w:id="151" w:author="Alex Strobel" w:date="2022-02-18T09:39:00Z">
        <w:r w:rsidRPr="00B6072A" w:rsidDel="000C1B10">
          <w:rPr>
            <w:rFonts w:ascii="Open Sans Light" w:hAnsi="Open Sans Light" w:cs="Open Sans Light"/>
            <w:sz w:val="19"/>
            <w:szCs w:val="19"/>
            <w:lang w:val="en-GB"/>
          </w:rPr>
          <w:delText>ted</w:delText>
        </w:r>
      </w:del>
      <w:del w:id="152" w:author="Alex Strobel" w:date="2022-02-18T09:55:00Z">
        <w:r w:rsidRPr="00B6072A" w:rsidDel="00CA05D6">
          <w:rPr>
            <w:rFonts w:ascii="Open Sans Light" w:hAnsi="Open Sans Light" w:cs="Open Sans Light"/>
            <w:sz w:val="19"/>
            <w:szCs w:val="19"/>
            <w:lang w:val="en-GB"/>
          </w:rPr>
          <w:delText xml:space="preserve"> </w:delText>
        </w:r>
      </w:del>
      <w:del w:id="153" w:author="Alex Strobel" w:date="2022-02-18T09:39:00Z">
        <w:r w:rsidR="00EF5D66" w:rsidRPr="00B6072A" w:rsidDel="000C1B10">
          <w:rPr>
            <w:rFonts w:ascii="Open Sans Light" w:hAnsi="Open Sans Light" w:cs="Open Sans Light"/>
            <w:sz w:val="19"/>
            <w:szCs w:val="19"/>
            <w:lang w:val="en-GB"/>
          </w:rPr>
          <w:delText>at the same time</w:delText>
        </w:r>
      </w:del>
      <w:del w:id="154" w:author="Alex Strobel" w:date="2022-02-18T09:55:00Z">
        <w:r w:rsidRPr="00B6072A" w:rsidDel="00CA05D6">
          <w:rPr>
            <w:rFonts w:ascii="Open Sans Light" w:hAnsi="Open Sans Light" w:cs="Open Sans Light"/>
            <w:sz w:val="19"/>
            <w:szCs w:val="19"/>
            <w:lang w:val="en-GB"/>
          </w:rPr>
          <w:delText>. Here we present the Registered Report for the first research question</w:delText>
        </w:r>
      </w:del>
      <w:del w:id="155" w:author="Alex Strobel" w:date="2022-02-17T17:13:00Z">
        <w:r w:rsidRPr="00B6072A" w:rsidDel="00C14021">
          <w:rPr>
            <w:rFonts w:ascii="Open Sans Light" w:hAnsi="Open Sans Light" w:cs="Open Sans Light"/>
            <w:sz w:val="19"/>
            <w:szCs w:val="19"/>
            <w:lang w:val="en-GB"/>
          </w:rPr>
          <w:delText xml:space="preserve">, which is </w:delText>
        </w:r>
      </w:del>
      <w:del w:id="156" w:author="Alex Strobel" w:date="2022-02-18T09:55:00Z">
        <w:r w:rsidRPr="00B6072A" w:rsidDel="00CA05D6">
          <w:rPr>
            <w:rFonts w:ascii="Open Sans Light" w:hAnsi="Open Sans Light" w:cs="Open Sans Light"/>
            <w:sz w:val="19"/>
            <w:szCs w:val="19"/>
            <w:lang w:val="en-GB"/>
          </w:rPr>
          <w:delText xml:space="preserve">of </w:delText>
        </w:r>
      </w:del>
      <w:del w:id="157" w:author="Alex Strobel" w:date="2022-02-17T17:13:00Z">
        <w:r w:rsidRPr="00B6072A" w:rsidDel="00C14021">
          <w:rPr>
            <w:rFonts w:ascii="Open Sans Light" w:hAnsi="Open Sans Light" w:cs="Open Sans Light"/>
            <w:sz w:val="19"/>
            <w:szCs w:val="19"/>
            <w:lang w:val="en-GB"/>
          </w:rPr>
          <w:delText xml:space="preserve">great </w:delText>
        </w:r>
      </w:del>
      <w:del w:id="158" w:author="Alex Strobel" w:date="2022-02-18T09:55:00Z">
        <w:r w:rsidRPr="00B6072A" w:rsidDel="00CA05D6">
          <w:rPr>
            <w:rFonts w:ascii="Open Sans Light" w:hAnsi="Open Sans Light" w:cs="Open Sans Light"/>
            <w:sz w:val="19"/>
            <w:szCs w:val="19"/>
            <w:lang w:val="en-GB"/>
          </w:rPr>
          <w:delText xml:space="preserve">interest for fields such as psychology, economics, and cognitive science, offering an effective and adaptable way to assess the preference for cognitive effort with different rewards. </w:delText>
        </w:r>
      </w:del>
      <w:del w:id="159" w:author="Alex Strobel" w:date="2022-02-18T09:42:00Z">
        <w:r w:rsidRPr="00B6072A" w:rsidDel="006A6D0C">
          <w:rPr>
            <w:rFonts w:ascii="Open Sans Light" w:hAnsi="Open Sans Light" w:cs="Open Sans Light"/>
            <w:sz w:val="19"/>
            <w:szCs w:val="19"/>
            <w:lang w:val="en-GB"/>
          </w:rPr>
          <w:delText xml:space="preserve">We not only adapt and replicate the original paradigm with a </w:delText>
        </w:r>
      </w:del>
      <w:del w:id="160" w:author="Alex Strobel" w:date="2022-02-17T17:14:00Z">
        <w:r w:rsidR="00EF5D66" w:rsidRPr="00B6072A" w:rsidDel="008E47DE">
          <w:rPr>
            <w:rFonts w:ascii="Open Sans Light" w:hAnsi="Open Sans Light" w:cs="Open Sans Light"/>
            <w:sz w:val="19"/>
            <w:szCs w:val="19"/>
            <w:lang w:val="en-GB"/>
          </w:rPr>
          <w:delText xml:space="preserve">much </w:delText>
        </w:r>
      </w:del>
      <w:del w:id="161" w:author="Alex Strobel" w:date="2022-02-18T09:42:00Z">
        <w:r w:rsidRPr="00B6072A" w:rsidDel="006A6D0C">
          <w:rPr>
            <w:rFonts w:ascii="Open Sans Light" w:hAnsi="Open Sans Light" w:cs="Open Sans Light"/>
            <w:sz w:val="19"/>
            <w:szCs w:val="19"/>
            <w:lang w:val="en-GB"/>
          </w:rPr>
          <w:delText>larger sample, but apply Specification Curve Analysis to verify our results regarding alternative decisions in preprocessing steps.</w:delText>
        </w:r>
      </w:del>
    </w:p>
    <w:p w14:paraId="79783B45" w14:textId="1703CD40" w:rsidR="00E86ABB" w:rsidRPr="00B6072A" w:rsidDel="00B34F4B" w:rsidRDefault="00E86ABB" w:rsidP="00EC0693">
      <w:pPr>
        <w:spacing w:after="120"/>
        <w:jc w:val="both"/>
        <w:rPr>
          <w:del w:id="162" w:author="Alex Strobel" w:date="2022-02-18T10:24:00Z"/>
          <w:rFonts w:ascii="Open Sans Light" w:hAnsi="Open Sans Light" w:cs="Open Sans Light"/>
          <w:sz w:val="19"/>
          <w:szCs w:val="19"/>
          <w:lang w:val="en-GB"/>
        </w:rPr>
        <w:pPrChange w:id="163" w:author="Alex Strobel" w:date="2022-02-18T10:05:00Z">
          <w:pPr>
            <w:jc w:val="both"/>
          </w:pPr>
        </w:pPrChange>
      </w:pPr>
      <w:r w:rsidRPr="00B6072A">
        <w:rPr>
          <w:rFonts w:ascii="Open Sans Light" w:hAnsi="Open Sans Light" w:cs="Open Sans Light"/>
          <w:sz w:val="19"/>
          <w:szCs w:val="19"/>
          <w:lang w:val="en-GB"/>
        </w:rPr>
        <w:t xml:space="preserve">Following Stage 1 </w:t>
      </w:r>
      <w:ins w:id="164" w:author="Alex Strobel" w:date="2022-02-18T09:43:00Z">
        <w:r w:rsidR="006A6D0C" w:rsidRPr="00B6072A">
          <w:rPr>
            <w:rFonts w:ascii="Open Sans Light" w:hAnsi="Open Sans Light" w:cs="Open Sans Light"/>
            <w:sz w:val="19"/>
            <w:szCs w:val="19"/>
            <w:lang w:val="en-GB"/>
          </w:rPr>
          <w:t xml:space="preserve">in principle </w:t>
        </w:r>
      </w:ins>
      <w:r w:rsidRPr="00B6072A">
        <w:rPr>
          <w:rFonts w:ascii="Open Sans Light" w:hAnsi="Open Sans Light" w:cs="Open Sans Light"/>
          <w:sz w:val="19"/>
          <w:szCs w:val="19"/>
          <w:lang w:val="en-GB"/>
        </w:rPr>
        <w:t xml:space="preserve">acceptance </w:t>
      </w:r>
      <w:del w:id="165" w:author="Alex Strobel" w:date="2022-02-18T09:43:00Z">
        <w:r w:rsidRPr="00B6072A" w:rsidDel="006A6D0C">
          <w:rPr>
            <w:rFonts w:ascii="Open Sans Light" w:hAnsi="Open Sans Light" w:cs="Open Sans Light"/>
            <w:sz w:val="19"/>
            <w:szCs w:val="19"/>
            <w:lang w:val="en-GB"/>
          </w:rPr>
          <w:delText xml:space="preserve">in principle </w:delText>
        </w:r>
      </w:del>
      <w:r w:rsidRPr="00B6072A">
        <w:rPr>
          <w:rFonts w:ascii="Open Sans Light" w:hAnsi="Open Sans Light" w:cs="Open Sans Light"/>
          <w:sz w:val="19"/>
          <w:szCs w:val="19"/>
          <w:lang w:val="en-GB"/>
        </w:rPr>
        <w:t xml:space="preserve">of both Reports, we will collect the data over a span of </w:t>
      </w:r>
      <w:r w:rsidR="00EF5D66" w:rsidRPr="00B6072A">
        <w:rPr>
          <w:rFonts w:ascii="Open Sans Light" w:hAnsi="Open Sans Light" w:cs="Open Sans Light"/>
          <w:sz w:val="19"/>
          <w:szCs w:val="19"/>
          <w:lang w:val="en-GB"/>
        </w:rPr>
        <w:t>six</w:t>
      </w:r>
      <w:r w:rsidRPr="00B6072A">
        <w:rPr>
          <w:rFonts w:ascii="Open Sans Light" w:hAnsi="Open Sans Light" w:cs="Open Sans Light"/>
          <w:sz w:val="19"/>
          <w:szCs w:val="19"/>
          <w:lang w:val="en-GB"/>
        </w:rPr>
        <w:t xml:space="preserve"> months, and analyse the data and write the Stage 2 Report within four to six weeks, resulting in a total project duration of about </w:t>
      </w:r>
      <w:r w:rsidR="00EF5D66" w:rsidRPr="00B6072A">
        <w:rPr>
          <w:rFonts w:ascii="Open Sans Light" w:hAnsi="Open Sans Light" w:cs="Open Sans Light"/>
          <w:sz w:val="19"/>
          <w:szCs w:val="19"/>
          <w:lang w:val="en-GB"/>
        </w:rPr>
        <w:t>seven to eight</w:t>
      </w:r>
      <w:r w:rsidRPr="00B6072A">
        <w:rPr>
          <w:rFonts w:ascii="Open Sans Light" w:hAnsi="Open Sans Light" w:cs="Open Sans Light"/>
          <w:sz w:val="19"/>
          <w:szCs w:val="19"/>
          <w:lang w:val="en-GB"/>
        </w:rPr>
        <w:t xml:space="preserve"> months. Depending on </w:t>
      </w:r>
      <w:del w:id="166" w:author="Alex Strobel" w:date="2022-02-18T09:45:00Z">
        <w:r w:rsidRPr="00B6072A" w:rsidDel="006A6D0C">
          <w:rPr>
            <w:rFonts w:ascii="Open Sans Light" w:hAnsi="Open Sans Light" w:cs="Open Sans Light"/>
            <w:sz w:val="19"/>
            <w:szCs w:val="19"/>
            <w:lang w:val="en-GB"/>
          </w:rPr>
          <w:delText xml:space="preserve">how the </w:delText>
        </w:r>
      </w:del>
      <w:ins w:id="167" w:author="Alex Strobel" w:date="2022-02-18T09:45:00Z">
        <w:r w:rsidR="006A6D0C">
          <w:rPr>
            <w:rFonts w:ascii="Open Sans Light" w:hAnsi="Open Sans Light" w:cs="Open Sans Light"/>
            <w:sz w:val="19"/>
            <w:szCs w:val="19"/>
            <w:lang w:val="en-GB"/>
          </w:rPr>
          <w:t xml:space="preserve">the progress of the </w:t>
        </w:r>
      </w:ins>
      <w:del w:id="168" w:author="Alex Strobel" w:date="2022-02-18T09:45:00Z">
        <w:r w:rsidRPr="00B6072A" w:rsidDel="006A6D0C">
          <w:rPr>
            <w:rFonts w:ascii="Open Sans Light" w:hAnsi="Open Sans Light" w:cs="Open Sans Light"/>
            <w:sz w:val="19"/>
            <w:szCs w:val="19"/>
            <w:lang w:val="en-GB"/>
          </w:rPr>
          <w:delText xml:space="preserve">Covid-19 </w:delText>
        </w:r>
      </w:del>
      <w:r w:rsidRPr="00B6072A">
        <w:rPr>
          <w:rFonts w:ascii="Open Sans Light" w:hAnsi="Open Sans Light" w:cs="Open Sans Light"/>
          <w:sz w:val="19"/>
          <w:szCs w:val="19"/>
          <w:lang w:val="en-GB"/>
        </w:rPr>
        <w:t>pandemic</w:t>
      </w:r>
      <w:ins w:id="169" w:author="Alex Strobel" w:date="2022-02-18T09:45:00Z">
        <w:r w:rsidR="006A6D0C">
          <w:rPr>
            <w:rFonts w:ascii="Open Sans Light" w:hAnsi="Open Sans Light" w:cs="Open Sans Light"/>
            <w:sz w:val="19"/>
            <w:szCs w:val="19"/>
            <w:lang w:val="en-GB"/>
          </w:rPr>
          <w:t xml:space="preserve">, </w:t>
        </w:r>
      </w:ins>
      <w:ins w:id="170" w:author="Alex Strobel" w:date="2022-02-18T09:46:00Z">
        <w:r w:rsidR="006A6D0C">
          <w:rPr>
            <w:rFonts w:ascii="Open Sans Light" w:hAnsi="Open Sans Light" w:cs="Open Sans Light"/>
            <w:sz w:val="19"/>
            <w:szCs w:val="19"/>
            <w:lang w:val="en-GB"/>
          </w:rPr>
          <w:t xml:space="preserve">this estimation </w:t>
        </w:r>
      </w:ins>
      <w:ins w:id="171" w:author="Alex Strobel" w:date="2022-02-18T09:45:00Z">
        <w:r w:rsidR="006A6D0C">
          <w:rPr>
            <w:rFonts w:ascii="Open Sans Light" w:hAnsi="Open Sans Light" w:cs="Open Sans Light"/>
            <w:sz w:val="19"/>
            <w:szCs w:val="19"/>
            <w:lang w:val="en-GB"/>
          </w:rPr>
          <w:t>may vary</w:t>
        </w:r>
      </w:ins>
      <w:ins w:id="172" w:author="Alex Strobel" w:date="2022-02-18T09:46:00Z">
        <w:r w:rsidR="006A6D0C">
          <w:rPr>
            <w:rFonts w:ascii="Open Sans Light" w:hAnsi="Open Sans Light" w:cs="Open Sans Light"/>
            <w:sz w:val="19"/>
            <w:szCs w:val="19"/>
            <w:lang w:val="en-GB"/>
          </w:rPr>
          <w:t>.</w:t>
        </w:r>
      </w:ins>
      <w:del w:id="173" w:author="Alex Strobel" w:date="2022-02-18T09:46:00Z">
        <w:r w:rsidRPr="00B6072A" w:rsidDel="006A6D0C">
          <w:rPr>
            <w:rFonts w:ascii="Open Sans Light" w:hAnsi="Open Sans Light" w:cs="Open Sans Light"/>
            <w:sz w:val="19"/>
            <w:szCs w:val="19"/>
            <w:lang w:val="en-GB"/>
          </w:rPr>
          <w:delText xml:space="preserve"> impacts the feasibility of data collection in the lab, this estimation can vary.</w:delText>
        </w:r>
      </w:del>
    </w:p>
    <w:p w14:paraId="1486CB24" w14:textId="4E57E3CB" w:rsidR="00E86ABB" w:rsidRPr="00B6072A" w:rsidRDefault="00B34F4B" w:rsidP="00EC0693">
      <w:pPr>
        <w:spacing w:after="120"/>
        <w:jc w:val="both"/>
        <w:rPr>
          <w:rFonts w:ascii="Open Sans Light" w:hAnsi="Open Sans Light" w:cs="Open Sans Light"/>
          <w:sz w:val="19"/>
          <w:szCs w:val="19"/>
          <w:lang w:val="en-GB"/>
        </w:rPr>
        <w:pPrChange w:id="174" w:author="Alex Strobel" w:date="2022-02-18T10:05:00Z">
          <w:pPr>
            <w:jc w:val="both"/>
          </w:pPr>
        </w:pPrChange>
      </w:pPr>
      <w:ins w:id="175" w:author="Alex Strobel" w:date="2022-02-18T10:24:00Z">
        <w:r>
          <w:rPr>
            <w:rFonts w:ascii="Open Sans Light" w:hAnsi="Open Sans Light" w:cs="Open Sans Light"/>
            <w:sz w:val="19"/>
            <w:szCs w:val="19"/>
            <w:lang w:val="en-GB"/>
          </w:rPr>
          <w:t xml:space="preserve"> </w:t>
        </w:r>
      </w:ins>
      <w:r w:rsidR="00E86ABB" w:rsidRPr="00B6072A">
        <w:rPr>
          <w:rFonts w:ascii="Open Sans Light" w:hAnsi="Open Sans Light" w:cs="Open Sans Light"/>
          <w:sz w:val="19"/>
          <w:szCs w:val="19"/>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sidRPr="00B6072A">
        <w:rPr>
          <w:rFonts w:ascii="Open Sans Light" w:hAnsi="Open Sans Light" w:cs="Open Sans Light"/>
          <w:sz w:val="19"/>
          <w:szCs w:val="19"/>
          <w:lang w:val="en-GB"/>
        </w:rPr>
        <w:t xml:space="preserve">as a </w:t>
      </w:r>
      <w:r w:rsidR="00E86ABB" w:rsidRPr="00B6072A">
        <w:rPr>
          <w:rFonts w:ascii="Open Sans Light" w:hAnsi="Open Sans Light" w:cs="Open Sans Light"/>
          <w:sz w:val="19"/>
          <w:szCs w:val="19"/>
          <w:lang w:val="en-GB"/>
        </w:rPr>
        <w:t xml:space="preserve">publicly available preprint on the Open Science Framework following Stage 1 </w:t>
      </w:r>
      <w:ins w:id="176" w:author="Alex Strobel" w:date="2022-02-18T09:54:00Z">
        <w:r w:rsidR="00CA05D6" w:rsidRPr="00B6072A">
          <w:rPr>
            <w:rFonts w:ascii="Open Sans Light" w:hAnsi="Open Sans Light" w:cs="Open Sans Light"/>
            <w:sz w:val="19"/>
            <w:szCs w:val="19"/>
            <w:lang w:val="en-GB"/>
          </w:rPr>
          <w:t>in principle</w:t>
        </w:r>
        <w:r w:rsidR="00CA05D6" w:rsidRPr="00B6072A">
          <w:rPr>
            <w:rFonts w:ascii="Open Sans Light" w:hAnsi="Open Sans Light" w:cs="Open Sans Light"/>
            <w:sz w:val="19"/>
            <w:szCs w:val="19"/>
            <w:lang w:val="en-GB"/>
          </w:rPr>
          <w:t xml:space="preserve"> </w:t>
        </w:r>
      </w:ins>
      <w:r w:rsidR="00E86ABB" w:rsidRPr="00B6072A">
        <w:rPr>
          <w:rFonts w:ascii="Open Sans Light" w:hAnsi="Open Sans Light" w:cs="Open Sans Light"/>
          <w:sz w:val="19"/>
          <w:szCs w:val="19"/>
          <w:lang w:val="en-GB"/>
        </w:rPr>
        <w:t>acceptance</w:t>
      </w:r>
      <w:del w:id="177" w:author="Alex Strobel" w:date="2022-02-18T09:54:00Z">
        <w:r w:rsidR="00E86ABB" w:rsidRPr="00B6072A" w:rsidDel="00CA05D6">
          <w:rPr>
            <w:rFonts w:ascii="Open Sans Light" w:hAnsi="Open Sans Light" w:cs="Open Sans Light"/>
            <w:sz w:val="19"/>
            <w:szCs w:val="19"/>
            <w:lang w:val="en-GB"/>
          </w:rPr>
          <w:delText xml:space="preserve"> in principle</w:delText>
        </w:r>
      </w:del>
      <w:r w:rsidR="00E86ABB" w:rsidRPr="00B6072A">
        <w:rPr>
          <w:rFonts w:ascii="Open Sans Light" w:hAnsi="Open Sans Light" w:cs="Open Sans Light"/>
          <w:sz w:val="19"/>
          <w:szCs w:val="19"/>
          <w:lang w:val="en-GB"/>
        </w:rPr>
        <w:t xml:space="preserve">. We agree to </w:t>
      </w:r>
      <w:r w:rsidR="00E86ABB" w:rsidRPr="00CA05D6">
        <w:rPr>
          <w:rFonts w:ascii="Open Sans Light" w:hAnsi="Open Sans Light" w:cs="Open Sans Light"/>
          <w:i/>
          <w:iCs/>
          <w:sz w:val="19"/>
          <w:szCs w:val="19"/>
          <w:lang w:val="en-GB"/>
          <w:rPrChange w:id="178" w:author="Alex Strobel" w:date="2022-02-18T09:53:00Z">
            <w:rPr>
              <w:rFonts w:ascii="Open Sans Light" w:hAnsi="Open Sans Light" w:cs="Open Sans Light"/>
              <w:sz w:val="19"/>
              <w:szCs w:val="19"/>
              <w:lang w:val="en-GB"/>
            </w:rPr>
          </w:rPrChange>
        </w:rPr>
        <w:t>Nature Human Behaviour</w:t>
      </w:r>
      <w:r w:rsidR="00E86ABB" w:rsidRPr="00B6072A">
        <w:rPr>
          <w:rFonts w:ascii="Open Sans Light" w:hAnsi="Open Sans Light" w:cs="Open Sans Light"/>
          <w:sz w:val="19"/>
          <w:szCs w:val="19"/>
          <w:lang w:val="en-GB"/>
        </w:rPr>
        <w:t xml:space="preserve"> publishing a short summary under a section Withdrawn Registrations, should we choose to withdraw our paper.</w:t>
      </w:r>
    </w:p>
    <w:p w14:paraId="122BEE56" w14:textId="77777777" w:rsidR="00E86ABB" w:rsidRPr="00B6072A" w:rsidRDefault="00E86ABB">
      <w:pPr>
        <w:spacing w:after="120"/>
        <w:jc w:val="both"/>
        <w:rPr>
          <w:rFonts w:ascii="Open Sans Light" w:hAnsi="Open Sans Light" w:cs="Open Sans Light"/>
          <w:sz w:val="19"/>
          <w:szCs w:val="19"/>
          <w:lang w:val="en-GB"/>
        </w:rPr>
        <w:pPrChange w:id="179" w:author="Alex Strobel" w:date="2022-02-18T09:35:00Z">
          <w:pPr>
            <w:jc w:val="both"/>
          </w:pPr>
        </w:pPrChange>
      </w:pPr>
      <w:r w:rsidRPr="00B6072A">
        <w:rPr>
          <w:rFonts w:ascii="Open Sans Light" w:hAnsi="Open Sans Light" w:cs="Open Sans Light"/>
          <w:sz w:val="19"/>
          <w:szCs w:val="19"/>
          <w:lang w:val="en-GB"/>
        </w:rPr>
        <w:t>Thank you very much for considering our manuscript.</w:t>
      </w:r>
    </w:p>
    <w:p w14:paraId="3A630CF2" w14:textId="76E08528" w:rsidR="00E86ABB" w:rsidDel="00B34F4B" w:rsidRDefault="00E86ABB" w:rsidP="006A6D0C">
      <w:pPr>
        <w:spacing w:after="120"/>
        <w:rPr>
          <w:del w:id="180" w:author="Alex Strobel" w:date="2022-02-18T09:43:00Z"/>
          <w:rFonts w:ascii="Open Sans Light" w:hAnsi="Open Sans Light" w:cs="Open Sans Light"/>
          <w:sz w:val="19"/>
          <w:szCs w:val="19"/>
          <w:lang w:val="en-GB"/>
        </w:rPr>
      </w:pPr>
      <w:r w:rsidRPr="00B6072A">
        <w:rPr>
          <w:rFonts w:ascii="Open Sans Light" w:hAnsi="Open Sans Light" w:cs="Open Sans Light"/>
          <w:sz w:val="19"/>
          <w:szCs w:val="19"/>
          <w:lang w:val="en-GB"/>
        </w:rPr>
        <w:t>Yours sincerely,</w:t>
      </w:r>
    </w:p>
    <w:p w14:paraId="48B91145" w14:textId="77777777" w:rsidR="006A6D0C" w:rsidRDefault="006A6D0C" w:rsidP="006A6D0C">
      <w:pPr>
        <w:spacing w:after="120"/>
        <w:rPr>
          <w:ins w:id="181" w:author="Alex Strobel" w:date="2022-02-18T09:46:00Z"/>
          <w:rFonts w:ascii="Open Sans Light" w:hAnsi="Open Sans Light" w:cs="Open Sans Light"/>
          <w:sz w:val="19"/>
          <w:szCs w:val="19"/>
          <w:lang w:val="en-GB"/>
        </w:rPr>
      </w:pPr>
    </w:p>
    <w:p w14:paraId="45CA2328" w14:textId="10AD34C6" w:rsidR="006A6D0C" w:rsidRPr="00B6072A" w:rsidDel="006A6D0C" w:rsidRDefault="00E86ABB">
      <w:pPr>
        <w:spacing w:after="120"/>
        <w:rPr>
          <w:del w:id="182" w:author="Alex Strobel" w:date="2022-02-18T09:46:00Z"/>
          <w:rFonts w:ascii="Open Sans Light" w:hAnsi="Open Sans Light" w:cs="Open Sans Light"/>
          <w:sz w:val="19"/>
          <w:szCs w:val="19"/>
          <w:lang w:val="en-GB"/>
        </w:rPr>
        <w:pPrChange w:id="183" w:author="Alex Strobel" w:date="2022-02-18T09:43:00Z">
          <w:pPr>
            <w:spacing w:after="120"/>
            <w:jc w:val="both"/>
          </w:pPr>
        </w:pPrChange>
      </w:pPr>
      <w:del w:id="184" w:author="Alex Strobel" w:date="2022-02-18T10:05:00Z">
        <w:r w:rsidRPr="00B6072A" w:rsidDel="00EC0693">
          <w:rPr>
            <w:rFonts w:ascii="Open Sans Light" w:hAnsi="Open Sans Light" w:cs="Open Sans Light"/>
            <w:sz w:val="19"/>
            <w:szCs w:val="19"/>
            <w:lang w:val="en-GB"/>
          </w:rPr>
          <w:delText>Josephine Zerna</w:delText>
        </w:r>
      </w:del>
      <w:ins w:id="185" w:author="Alex Strobel" w:date="2022-02-18T10:05:00Z">
        <w:r w:rsidR="00EC0693">
          <w:rPr>
            <w:rFonts w:ascii="Open Sans Light" w:hAnsi="Open Sans Light" w:cs="Open Sans Light"/>
            <w:sz w:val="19"/>
            <w:szCs w:val="19"/>
            <w:lang w:val="en-GB"/>
          </w:rPr>
          <w:t xml:space="preserve">Christoph </w:t>
        </w:r>
        <w:proofErr w:type="spellStart"/>
        <w:r w:rsidR="00EC0693">
          <w:rPr>
            <w:rFonts w:ascii="Open Sans Light" w:hAnsi="Open Sans Light" w:cs="Open Sans Light"/>
            <w:sz w:val="19"/>
            <w:szCs w:val="19"/>
            <w:lang w:val="en-GB"/>
          </w:rPr>
          <w:t>Scheffel</w:t>
        </w:r>
      </w:ins>
      <w:proofErr w:type="spellEnd"/>
      <w:ins w:id="186" w:author="Alex Strobel" w:date="2022-02-18T09:46:00Z">
        <w:r w:rsidR="006A6D0C">
          <w:rPr>
            <w:rFonts w:ascii="Open Sans Light" w:hAnsi="Open Sans Light" w:cs="Open Sans Light"/>
            <w:sz w:val="19"/>
            <w:szCs w:val="19"/>
            <w:lang w:val="en-GB"/>
          </w:rPr>
          <w:br/>
        </w:r>
      </w:ins>
    </w:p>
    <w:p w14:paraId="2B4518DC" w14:textId="2E189F04" w:rsidR="00FF7441" w:rsidRPr="00B6072A" w:rsidRDefault="00E86ABB">
      <w:pPr>
        <w:spacing w:after="120"/>
        <w:rPr>
          <w:rFonts w:ascii="Open Sans Light" w:hAnsi="Open Sans Light" w:cs="Open Sans Light"/>
          <w:sz w:val="19"/>
          <w:szCs w:val="19"/>
          <w:lang w:val="en-GB"/>
        </w:rPr>
        <w:pPrChange w:id="187" w:author="Alex Strobel" w:date="2022-02-18T09:43:00Z">
          <w:pPr>
            <w:spacing w:after="120"/>
            <w:jc w:val="both"/>
          </w:pPr>
        </w:pPrChange>
      </w:pPr>
      <w:r w:rsidRPr="00B6072A">
        <w:rPr>
          <w:rFonts w:ascii="Open Sans Light" w:hAnsi="Open Sans Light" w:cs="Open Sans Light"/>
          <w:sz w:val="19"/>
          <w:szCs w:val="19"/>
          <w:lang w:val="en-GB"/>
        </w:rPr>
        <w:t>Corresponding author</w:t>
      </w:r>
    </w:p>
    <w:sectPr w:rsidR="00FF7441" w:rsidRPr="00B6072A" w:rsidSect="008522D8">
      <w:headerReference w:type="first" r:id="rId20"/>
      <w:footerReference w:type="first" r:id="rId21"/>
      <w:type w:val="continuous"/>
      <w:pgSz w:w="11906" w:h="16838" w:code="9"/>
      <w:pgMar w:top="1985" w:right="1134" w:bottom="1134" w:left="1701" w:header="0" w:footer="28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6" w:author="Alex Strobel" w:date="2022-02-17T17:46:00Z" w:initials="AS">
    <w:p w14:paraId="0A11C386" w14:textId="05DE0E1A" w:rsidR="00EC0693" w:rsidRDefault="00EC0693" w:rsidP="00EC0693">
      <w:pPr>
        <w:pStyle w:val="Kommentartext"/>
      </w:pPr>
      <w:r>
        <w:rPr>
          <w:rStyle w:val="Kommentarzeichen"/>
        </w:rPr>
        <w:annotationRef/>
      </w:r>
      <w:r>
        <w:t>Ggf. ein anders Feld einfügen, da das schon für RR T1 genannt wurde</w:t>
      </w:r>
      <w:r>
        <w:t xml:space="preserve">, vielleicht mental </w:t>
      </w:r>
      <w:proofErr w:type="spellStart"/>
      <w:r>
        <w:t>health</w:t>
      </w:r>
      <w:proofErr w:type="spellEnd"/>
      <w:r>
        <w:t xml:space="preserve"> </w:t>
      </w:r>
      <w:proofErr w:type="spellStart"/>
      <w:r>
        <w:t>research</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11C3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ED9A" w16cex:dateUtc="2022-02-1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11C386" w16cid:durableId="25B9ED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583E8" w14:textId="77777777" w:rsidR="002E4750" w:rsidRDefault="002E4750" w:rsidP="005C5990">
      <w:r>
        <w:separator/>
      </w:r>
    </w:p>
  </w:endnote>
  <w:endnote w:type="continuationSeparator" w:id="0">
    <w:p w14:paraId="1A29D1FD" w14:textId="77777777" w:rsidR="002E4750" w:rsidRDefault="002E4750"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AC19A6F8-53F7-4646-9932-BC7670AF2760}"/>
  </w:font>
  <w:font w:name="Times New Roman">
    <w:panose1 w:val="02020603050405020304"/>
    <w:charset w:val="00"/>
    <w:family w:val="roman"/>
    <w:pitch w:val="variable"/>
    <w:sig w:usb0="E0002EFF" w:usb1="C000785B" w:usb2="00000009" w:usb3="00000000" w:csb0="000001FF" w:csb1="00000000"/>
    <w:embedRegular r:id="rId2" w:fontKey="{788FBB85-32E5-A941-9B73-CFF9B68FBD40}"/>
    <w:embedBold r:id="rId3" w:fontKey="{A4814A58-378D-A145-860C-0991AC8C783B}"/>
    <w:embedItalic r:id="rId4" w:fontKey="{EBF40D74-14EB-6F46-893D-15A503C6E110}"/>
  </w:font>
  <w:font w:name="Courier New">
    <w:panose1 w:val="02070309020205020404"/>
    <w:charset w:val="00"/>
    <w:family w:val="modern"/>
    <w:pitch w:val="fixed"/>
    <w:sig w:usb0="E0002AFF" w:usb1="C0007843" w:usb2="00000009" w:usb3="00000000" w:csb0="000001FF" w:csb1="00000000"/>
    <w:embedRegular r:id="rId5" w:fontKey="{29CC5D49-F819-2647-A838-A63971CFB0D5}"/>
  </w:font>
  <w:font w:name="Wingdings">
    <w:panose1 w:val="05000000000000000000"/>
    <w:charset w:val="4D"/>
    <w:family w:val="decorative"/>
    <w:pitch w:val="variable"/>
    <w:sig w:usb0="00000003" w:usb1="00000000" w:usb2="00000000" w:usb3="00000000" w:csb0="80000001" w:csb1="00000000"/>
    <w:embedRegular r:id="rId6" w:fontKey="{F0DE13BE-CD39-2F4B-B0F5-44CA137AE99F}"/>
  </w:font>
  <w:font w:name="Open Sans SemiBold">
    <w:panose1 w:val="020B0706030804020204"/>
    <w:charset w:val="00"/>
    <w:family w:val="swiss"/>
    <w:pitch w:val="variable"/>
    <w:sig w:usb0="E00002EF" w:usb1="4000205B" w:usb2="00000028" w:usb3="00000000" w:csb0="0000019F" w:csb1="00000000"/>
    <w:embedRegular r:id="rId7" w:fontKey="{62B4C561-FC82-C346-B7FF-C3161A77B4C0}"/>
    <w:embedBold r:id="rId8" w:fontKey="{6AB3A607-0809-E540-9175-BC3A5C36DD2F}"/>
    <w:embedItalic r:id="rId9" w:fontKey="{F82EE8DE-A7AD-3A4B-BA0A-EA453C0FAB1D}"/>
  </w:font>
  <w:font w:name="Open Sans">
    <w:panose1 w:val="020B0606030504020204"/>
    <w:charset w:val="00"/>
    <w:family w:val="swiss"/>
    <w:pitch w:val="variable"/>
    <w:sig w:usb0="E00002EF" w:usb1="4000205B" w:usb2="00000028" w:usb3="00000000" w:csb0="0000019F" w:csb1="00000000"/>
    <w:embedRegular r:id="rId10" w:fontKey="{3B60E552-5560-FD42-ADD5-75BC2298D0DC}"/>
    <w:embedBold r:id="rId11" w:fontKey="{006A050C-6B80-5D44-A78D-2B713C4EC24A}"/>
    <w:embedItalic r:id="rId12" w:fontKey="{B661E5C1-BE7A-9842-BABE-E6896FEB476F}"/>
  </w:font>
  <w:font w:name="Segoe UI">
    <w:panose1 w:val="020B0502040204020203"/>
    <w:charset w:val="00"/>
    <w:family w:val="swiss"/>
    <w:pitch w:val="variable"/>
    <w:sig w:usb0="E10022FF" w:usb1="C000E47F" w:usb2="00000029" w:usb3="00000000" w:csb0="000001DF" w:csb1="00000000"/>
    <w:embedRegular r:id="rId13" w:fontKey="{7345D366-8BF1-EE4A-B963-A9FCDE103EF9}"/>
  </w:font>
  <w:font w:name="TUD-Iconfont Light">
    <w:panose1 w:val="020B0604020202020204"/>
    <w:charset w:val="00"/>
    <w:family w:val="auto"/>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14" w:fontKey="{E1D8C943-D6AE-064A-A990-F4A6D04A237A}"/>
    <w:embedItalic r:id="rId15" w:fontKey="{6E69D60F-A20C-544C-A7C2-F955CE127C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F5B25" w14:textId="77777777" w:rsidR="00C25FD0" w:rsidRDefault="00C25FD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2FC9F227"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5824D7">
              <w:rPr>
                <w:noProof/>
              </w:rPr>
              <w:t>2</w:t>
            </w:r>
            <w:r w:rsidR="00EF78ED" w:rsidRPr="00EF78ED">
              <w:fldChar w:fldCharType="end"/>
            </w:r>
            <w:r w:rsidR="00EF78ED" w:rsidRPr="00EF78ED">
              <w:t xml:space="preserve"> </w:t>
            </w:r>
            <w:proofErr w:type="spellStart"/>
            <w:r>
              <w:t>of</w:t>
            </w:r>
            <w:proofErr w:type="spellEnd"/>
            <w:r w:rsidR="00EF78ED" w:rsidRPr="00EF78ED">
              <w:t xml:space="preserve"> </w:t>
            </w:r>
            <w:r w:rsidR="00EF78ED" w:rsidRPr="00EF78ED">
              <w:fldChar w:fldCharType="begin"/>
            </w:r>
            <w:r w:rsidR="00EF78ED" w:rsidRPr="00EF78ED">
              <w:instrText>NUMPAGES</w:instrText>
            </w:r>
            <w:r w:rsidR="00EF78ED" w:rsidRPr="00EF78ED">
              <w:fldChar w:fldCharType="separate"/>
            </w:r>
            <w:r w:rsidR="005824D7">
              <w:rPr>
                <w:noProof/>
              </w:rPr>
              <w:t>2</w:t>
            </w:r>
            <w:r w:rsidR="00EF78ED" w:rsidRPr="00EF78ED">
              <w:fldChar w:fldCharType="end"/>
            </w:r>
          </w:p>
          <w:p w14:paraId="34CD1F3E" w14:textId="77777777" w:rsidR="00CA41FE" w:rsidRPr="00EF78ED" w:rsidRDefault="002E4750" w:rsidP="00EF78ED">
            <w:pPr>
              <w:pStyle w:val="Fuzeile"/>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016B0549" w:rsidR="00EF78ED" w:rsidRDefault="00E86ABB" w:rsidP="00EF78ED">
            <w:pPr>
              <w:pStyle w:val="Fuzeile"/>
              <w:spacing w:before="0" w:after="0"/>
            </w:pPr>
            <w:del w:id="2" w:author="Alex Strobel" w:date="2022-02-18T09:49:00Z">
              <w:r w:rsidDel="00C25FD0">
                <w:delText>Page</w:delText>
              </w:r>
              <w:r w:rsidR="00EF78ED" w:rsidRPr="00EF78ED" w:rsidDel="00C25FD0">
                <w:delText xml:space="preserve"> </w:delText>
              </w:r>
              <w:r w:rsidR="00EF78ED" w:rsidRPr="00EF78ED" w:rsidDel="00C25FD0">
                <w:fldChar w:fldCharType="begin"/>
              </w:r>
              <w:r w:rsidR="00EF78ED" w:rsidRPr="00EF78ED" w:rsidDel="00C25FD0">
                <w:delInstrText>PAGE</w:delInstrText>
              </w:r>
              <w:r w:rsidR="00EF78ED" w:rsidRPr="00EF78ED" w:rsidDel="00C25FD0">
                <w:fldChar w:fldCharType="separate"/>
              </w:r>
              <w:r w:rsidR="005824D7" w:rsidDel="00C25FD0">
                <w:rPr>
                  <w:noProof/>
                </w:rPr>
                <w:delText>1</w:delText>
              </w:r>
              <w:r w:rsidR="00EF78ED" w:rsidRPr="00EF78ED" w:rsidDel="00C25FD0">
                <w:fldChar w:fldCharType="end"/>
              </w:r>
              <w:r w:rsidR="00EF78ED" w:rsidRPr="00EF78ED" w:rsidDel="00C25FD0">
                <w:delText xml:space="preserve"> </w:delText>
              </w:r>
              <w:r w:rsidDel="00C25FD0">
                <w:delText>of</w:delText>
              </w:r>
              <w:r w:rsidR="00EF78ED" w:rsidRPr="00EF78ED" w:rsidDel="00C25FD0">
                <w:delText xml:space="preserve"> </w:delText>
              </w:r>
              <w:r w:rsidR="00EF78ED" w:rsidRPr="00EF78ED" w:rsidDel="00C25FD0">
                <w:fldChar w:fldCharType="begin"/>
              </w:r>
              <w:r w:rsidR="00EF78ED" w:rsidRPr="00EF78ED" w:rsidDel="00C25FD0">
                <w:delInstrText>NUMPAGES</w:delInstrText>
              </w:r>
              <w:r w:rsidR="00EF78ED" w:rsidRPr="00EF78ED" w:rsidDel="00C25FD0">
                <w:fldChar w:fldCharType="separate"/>
              </w:r>
              <w:r w:rsidR="005824D7" w:rsidDel="00C25FD0">
                <w:rPr>
                  <w:noProof/>
                </w:rPr>
                <w:delText>2</w:delText>
              </w:r>
              <w:r w:rsidR="00EF78ED" w:rsidRPr="00EF78ED" w:rsidDel="00C25FD0">
                <w:fldChar w:fldCharType="end"/>
              </w:r>
            </w:del>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Mommsenstraße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Rektorat</w:t>
                  </w:r>
                </w:p>
              </w:tc>
              <w:tc>
                <w:tcPr>
                  <w:tcW w:w="1634" w:type="dxa"/>
                  <w:tcMar>
                    <w:bottom w:w="113" w:type="dxa"/>
                  </w:tcMar>
                </w:tcPr>
                <w:p w14:paraId="6F313B29" w14:textId="2FFAF792" w:rsidR="00EF78ED" w:rsidRDefault="00E86ABB" w:rsidP="00EF78ED">
                  <w:pPr>
                    <w:pStyle w:val="TUDKontaktFussbereichberschriftH2"/>
                  </w:pPr>
                  <w:proofErr w:type="spellStart"/>
                  <w:r>
                    <w:t>Tax</w:t>
                  </w:r>
                  <w:proofErr w:type="spellEnd"/>
                  <w:r>
                    <w:t xml:space="preserve">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w:t>
                  </w:r>
                  <w:proofErr w:type="spellStart"/>
                  <w:r>
                    <w:t>concept</w:t>
                  </w:r>
                  <w:proofErr w:type="spellEnd"/>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proofErr w:type="spellStart"/>
                  <w:r w:rsidRPr="00E15E87">
                    <w:rPr>
                      <w:rFonts w:ascii="Open Sans Light" w:hAnsi="Open Sans Light" w:cs="Open Sans Light"/>
                    </w:rPr>
                    <w:t>Helmholtzstraße</w:t>
                  </w:r>
                  <w:proofErr w:type="spellEnd"/>
                  <w:r w:rsidRPr="00E15E87">
                    <w:rPr>
                      <w:rFonts w:ascii="Open Sans Light" w:hAnsi="Open Sans Light" w:cs="Open Sans Light"/>
                    </w:rPr>
                    <w:t xml:space="preserv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2E4750" w:rsidP="00EF78ED">
            <w:pPr>
              <w:pStyle w:val="Fuzeile"/>
              <w:spacing w:before="0" w:after="0"/>
            </w:pP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28E9B" w14:textId="77777777" w:rsidR="002E4750" w:rsidRDefault="002E4750" w:rsidP="005C5990">
      <w:r>
        <w:separator/>
      </w:r>
    </w:p>
  </w:footnote>
  <w:footnote w:type="continuationSeparator" w:id="0">
    <w:p w14:paraId="314B3F28" w14:textId="77777777" w:rsidR="002E4750" w:rsidRDefault="002E4750" w:rsidP="005C5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3560" w14:textId="77777777" w:rsidR="00C25FD0" w:rsidRDefault="00C25F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6E14" w14:textId="77777777" w:rsidR="00C25FD0" w:rsidRDefault="00C25F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4"/>
  <w:embedTrueTypeFont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B6A3D"/>
    <w:rsid w:val="000C1B10"/>
    <w:rsid w:val="000E2358"/>
    <w:rsid w:val="000F72C6"/>
    <w:rsid w:val="0010026E"/>
    <w:rsid w:val="0010096B"/>
    <w:rsid w:val="0012185C"/>
    <w:rsid w:val="00124585"/>
    <w:rsid w:val="001248B5"/>
    <w:rsid w:val="00134A9E"/>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1341B"/>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475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81262"/>
    <w:rsid w:val="00481371"/>
    <w:rsid w:val="00484A22"/>
    <w:rsid w:val="004975E2"/>
    <w:rsid w:val="004B2D6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A4796"/>
    <w:rsid w:val="005C29F8"/>
    <w:rsid w:val="005C4D9F"/>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1628"/>
    <w:rsid w:val="00692740"/>
    <w:rsid w:val="00697B5D"/>
    <w:rsid w:val="006A44FD"/>
    <w:rsid w:val="006A6D0C"/>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4621C"/>
    <w:rsid w:val="0075547D"/>
    <w:rsid w:val="00760C25"/>
    <w:rsid w:val="00764253"/>
    <w:rsid w:val="00766891"/>
    <w:rsid w:val="00772FCE"/>
    <w:rsid w:val="00774F2B"/>
    <w:rsid w:val="0077661B"/>
    <w:rsid w:val="00783FB7"/>
    <w:rsid w:val="007A6598"/>
    <w:rsid w:val="007B5DEB"/>
    <w:rsid w:val="007D2BE7"/>
    <w:rsid w:val="007E0264"/>
    <w:rsid w:val="007F0332"/>
    <w:rsid w:val="007F6435"/>
    <w:rsid w:val="00806205"/>
    <w:rsid w:val="00807650"/>
    <w:rsid w:val="00813AC4"/>
    <w:rsid w:val="00817797"/>
    <w:rsid w:val="008275E3"/>
    <w:rsid w:val="008461BA"/>
    <w:rsid w:val="008522D8"/>
    <w:rsid w:val="00853531"/>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34F4B"/>
    <w:rsid w:val="00B44113"/>
    <w:rsid w:val="00B4450B"/>
    <w:rsid w:val="00B51FE8"/>
    <w:rsid w:val="00B5533B"/>
    <w:rsid w:val="00B6072A"/>
    <w:rsid w:val="00B6751D"/>
    <w:rsid w:val="00B72E3C"/>
    <w:rsid w:val="00B85F8F"/>
    <w:rsid w:val="00B869B7"/>
    <w:rsid w:val="00B91AB7"/>
    <w:rsid w:val="00B932DD"/>
    <w:rsid w:val="00BA06E5"/>
    <w:rsid w:val="00BA3EB4"/>
    <w:rsid w:val="00BA7867"/>
    <w:rsid w:val="00BB323A"/>
    <w:rsid w:val="00BB4FBD"/>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5FD0"/>
    <w:rsid w:val="00C26B8C"/>
    <w:rsid w:val="00C3250E"/>
    <w:rsid w:val="00C3629C"/>
    <w:rsid w:val="00C40DE6"/>
    <w:rsid w:val="00C608C6"/>
    <w:rsid w:val="00C65C5A"/>
    <w:rsid w:val="00C7603C"/>
    <w:rsid w:val="00C76D6E"/>
    <w:rsid w:val="00C77373"/>
    <w:rsid w:val="00C8175E"/>
    <w:rsid w:val="00C915E2"/>
    <w:rsid w:val="00C93ED1"/>
    <w:rsid w:val="00CA05D6"/>
    <w:rsid w:val="00CA41FE"/>
    <w:rsid w:val="00CA451B"/>
    <w:rsid w:val="00CB5D69"/>
    <w:rsid w:val="00CC2C1F"/>
    <w:rsid w:val="00CD3382"/>
    <w:rsid w:val="00CD43FB"/>
    <w:rsid w:val="00CD7F2C"/>
    <w:rsid w:val="00CF7507"/>
    <w:rsid w:val="00D077E4"/>
    <w:rsid w:val="00D34F0E"/>
    <w:rsid w:val="00D406D9"/>
    <w:rsid w:val="00D527C2"/>
    <w:rsid w:val="00D53607"/>
    <w:rsid w:val="00D67182"/>
    <w:rsid w:val="00D75BCC"/>
    <w:rsid w:val="00D9141F"/>
    <w:rsid w:val="00D95672"/>
    <w:rsid w:val="00DB0F70"/>
    <w:rsid w:val="00DD2F56"/>
    <w:rsid w:val="00DD735E"/>
    <w:rsid w:val="00DF460A"/>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693"/>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1.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3.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Props1.xml><?xml version="1.0" encoding="utf-8"?>
<ds:datastoreItem xmlns:ds="http://schemas.openxmlformats.org/officeDocument/2006/customXml" ds:itemID="{1E3445D4-3B44-474B-8B47-705D4593C7F9}">
  <ds:schemaRefs>
    <ds:schemaRef ds:uri="http://schemas.openxmlformats.org/officeDocument/2006/bibliography"/>
  </ds:schemaRefs>
</ds:datastoreItem>
</file>

<file path=customXml/itemProps2.xml><?xml version="1.0" encoding="utf-8"?>
<ds:datastoreItem xmlns:ds="http://schemas.openxmlformats.org/officeDocument/2006/customXml" ds:itemID="{49051153-C228-47C9-A217-6378CA2F56ED}">
  <ds:schemaRefs>
    <ds:schemaRef ds:uri="http://ns.axespdf.com/word/configuratio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890</Words>
  <Characters>5611</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Alex Strobel</cp:lastModifiedBy>
  <cp:revision>4</cp:revision>
  <cp:lastPrinted>2021-11-18T12:13:00Z</cp:lastPrinted>
  <dcterms:created xsi:type="dcterms:W3CDTF">2022-02-18T08:51:00Z</dcterms:created>
  <dcterms:modified xsi:type="dcterms:W3CDTF">2022-02-18T09:24:00Z</dcterms:modified>
  <cp:category>Vorlage</cp:category>
</cp:coreProperties>
</file>